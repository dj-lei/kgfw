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108" w:type="dxa"/>
        <w:tblLayout w:type="fixed"/>
        <w:tblLook w:val="0000" w:firstRow="0" w:lastRow="0" w:firstColumn="0" w:lastColumn="0" w:noHBand="0" w:noVBand="0"/>
      </w:tblPr>
      <w:tblGrid>
        <w:gridCol w:w="5160"/>
        <w:gridCol w:w="5046"/>
      </w:tblGrid>
      <w:tr w:rsidR="005326BC" w:rsidRPr="00393278" w:rsidDel="00756A89">
        <w:tblPrEx>
          <w:tblCellMar>
            <w:top w:w="0" w:type="dxa"/>
            <w:bottom w:w="0" w:type="dxa"/>
          </w:tblCellMar>
        </w:tblPrEx>
        <w:trPr>
          <w:del w:id="0" w:author="Anders Marklund O" w:date="2017-08-18T14:20:00Z"/>
        </w:trPr>
        <w:tc>
          <w:tcPr>
            <w:tcW w:w="5160" w:type="dxa"/>
            <w:noWrap/>
          </w:tcPr>
          <w:p w:rsidR="005326BC" w:rsidRPr="00393278" w:rsidDel="00756A89" w:rsidRDefault="00B32136">
            <w:pPr>
              <w:pStyle w:val="TableStyle"/>
              <w:ind w:left="0"/>
              <w:rPr>
                <w:del w:id="1" w:author="Anders Marklund O" w:date="2017-08-18T14:20:00Z"/>
                <w:noProof w:val="0"/>
              </w:rPr>
            </w:pPr>
            <w:bookmarkStart w:id="2" w:name="_GoBack"/>
            <w:bookmarkEnd w:id="2"/>
            <w:del w:id="3" w:author="Anders Marklund O" w:date="2017-08-18T14:20:00Z">
              <w:r w:rsidRPr="00393278" w:rsidDel="00756A89">
                <w:rPr>
                  <w:noProof w:val="0"/>
                </w:rPr>
                <w:delText>Authors:</w:delText>
              </w:r>
            </w:del>
          </w:p>
          <w:p w:rsidR="00B32136" w:rsidRPr="00393278" w:rsidDel="00756A89" w:rsidRDefault="00B32136">
            <w:pPr>
              <w:pStyle w:val="TableStyle"/>
              <w:ind w:left="0"/>
              <w:rPr>
                <w:del w:id="4" w:author="Anders Marklund O" w:date="2017-08-18T14:20:00Z"/>
                <w:noProof w:val="0"/>
                <w:lang w:val="sv-SE"/>
              </w:rPr>
            </w:pPr>
            <w:del w:id="5" w:author="Anders Marklund O" w:date="2017-08-18T14:20:00Z">
              <w:r w:rsidRPr="00393278" w:rsidDel="00756A89">
                <w:rPr>
                  <w:noProof w:val="0"/>
                  <w:lang w:val="sv-SE"/>
                </w:rPr>
                <w:delText>Albert Dunberg</w:delText>
              </w:r>
            </w:del>
          </w:p>
          <w:p w:rsidR="00B32136" w:rsidRPr="00393278" w:rsidDel="00756A89" w:rsidRDefault="00B32136">
            <w:pPr>
              <w:pStyle w:val="TableStyle"/>
              <w:ind w:left="0"/>
              <w:rPr>
                <w:del w:id="6" w:author="Anders Marklund O" w:date="2017-08-18T14:20:00Z"/>
                <w:noProof w:val="0"/>
                <w:lang w:val="sv-SE"/>
              </w:rPr>
            </w:pPr>
            <w:del w:id="7" w:author="Anders Marklund O" w:date="2017-08-18T14:20:00Z">
              <w:r w:rsidRPr="00393278" w:rsidDel="00756A89">
                <w:rPr>
                  <w:noProof w:val="0"/>
                  <w:lang w:val="sv-SE"/>
                </w:rPr>
                <w:delText>Carl Jansson M</w:delText>
              </w:r>
            </w:del>
          </w:p>
          <w:p w:rsidR="00B32136" w:rsidRPr="00393278" w:rsidDel="00756A89" w:rsidRDefault="00B32136">
            <w:pPr>
              <w:pStyle w:val="TableStyle"/>
              <w:ind w:left="0"/>
              <w:rPr>
                <w:del w:id="8" w:author="Anders Marklund O" w:date="2017-08-18T14:20:00Z"/>
                <w:noProof w:val="0"/>
                <w:lang w:val="sv-SE"/>
              </w:rPr>
            </w:pPr>
            <w:del w:id="9" w:author="Anders Marklund O" w:date="2017-08-18T14:20:00Z">
              <w:r w:rsidRPr="00393278" w:rsidDel="00756A89">
                <w:rPr>
                  <w:noProof w:val="0"/>
                  <w:lang w:val="sv-SE"/>
                </w:rPr>
                <w:delText>Johannes Jansson</w:delText>
              </w:r>
            </w:del>
          </w:p>
          <w:p w:rsidR="00B32136" w:rsidRPr="00393278" w:rsidDel="00756A89" w:rsidRDefault="00B32136">
            <w:pPr>
              <w:pStyle w:val="TableStyle"/>
              <w:ind w:left="0"/>
              <w:rPr>
                <w:del w:id="10" w:author="Anders Marklund O" w:date="2017-08-18T14:20:00Z"/>
                <w:noProof w:val="0"/>
              </w:rPr>
            </w:pPr>
            <w:del w:id="11" w:author="Anders Marklund O" w:date="2017-08-18T14:20:00Z">
              <w:r w:rsidRPr="00393278" w:rsidDel="00756A89">
                <w:rPr>
                  <w:noProof w:val="0"/>
                </w:rPr>
                <w:delText>Ludomir Rewo</w:delText>
              </w:r>
            </w:del>
          </w:p>
          <w:p w:rsidR="007B66EA" w:rsidRPr="00393278" w:rsidDel="00756A89" w:rsidRDefault="007B66EA">
            <w:pPr>
              <w:pStyle w:val="TableStyle"/>
              <w:ind w:left="0"/>
              <w:rPr>
                <w:del w:id="12" w:author="Anders Marklund O" w:date="2017-08-18T14:20:00Z"/>
                <w:noProof w:val="0"/>
              </w:rPr>
            </w:pPr>
            <w:del w:id="13" w:author="Anders Marklund O" w:date="2017-08-18T14:20:00Z">
              <w:r w:rsidRPr="00393278" w:rsidDel="00756A89">
                <w:rPr>
                  <w:noProof w:val="0"/>
                </w:rPr>
                <w:delText>Luay Zalzalah</w:delText>
              </w:r>
            </w:del>
          </w:p>
          <w:p w:rsidR="00710D7B" w:rsidRPr="00393278" w:rsidDel="00756A89" w:rsidRDefault="00710D7B">
            <w:pPr>
              <w:pStyle w:val="TableStyle"/>
              <w:ind w:left="0"/>
              <w:rPr>
                <w:del w:id="14" w:author="Anders Marklund O" w:date="2017-08-18T14:20:00Z"/>
                <w:noProof w:val="0"/>
              </w:rPr>
            </w:pPr>
            <w:del w:id="15" w:author="Anders Marklund O" w:date="2017-08-18T14:20:00Z">
              <w:r w:rsidRPr="00393278" w:rsidDel="00756A89">
                <w:rPr>
                  <w:noProof w:val="0"/>
                </w:rPr>
                <w:delText>Andreas Zetterlund</w:delText>
              </w:r>
            </w:del>
          </w:p>
        </w:tc>
        <w:tc>
          <w:tcPr>
            <w:tcW w:w="5046" w:type="dxa"/>
          </w:tcPr>
          <w:p w:rsidR="005326BC" w:rsidRPr="00393278" w:rsidDel="00756A89" w:rsidRDefault="005326BC">
            <w:pPr>
              <w:pStyle w:val="TableStyle"/>
              <w:ind w:left="0"/>
              <w:rPr>
                <w:del w:id="16" w:author="Anders Marklund O" w:date="2017-08-18T14:20:00Z"/>
                <w:noProof w:val="0"/>
              </w:rPr>
            </w:pPr>
            <w:bookmarkStart w:id="17" w:name="Present"/>
            <w:bookmarkEnd w:id="17"/>
          </w:p>
        </w:tc>
      </w:tr>
    </w:tbl>
    <w:p w:rsidR="005326BC" w:rsidRPr="002168C6" w:rsidRDefault="005326BC">
      <w:pPr>
        <w:pStyle w:val="TableStyle"/>
      </w:pPr>
    </w:p>
    <w:p w:rsidR="005326BC" w:rsidRPr="002168C6" w:rsidRDefault="005326BC" w:rsidP="0083260E">
      <w:pPr>
        <w:pStyle w:val="Text"/>
      </w:pPr>
    </w:p>
    <w:p w:rsidR="005326BC" w:rsidRPr="002168C6" w:rsidRDefault="005326BC">
      <w:pPr>
        <w:pStyle w:val="BodyText"/>
      </w:pPr>
    </w:p>
    <w:p w:rsidR="00B32136" w:rsidRPr="002168C6" w:rsidRDefault="00B32136">
      <w:pPr>
        <w:pStyle w:val="BodyText"/>
      </w:pPr>
    </w:p>
    <w:p w:rsidR="00B32136" w:rsidRPr="002168C6" w:rsidRDefault="00B32136">
      <w:pPr>
        <w:pStyle w:val="BodyText"/>
      </w:pPr>
    </w:p>
    <w:p w:rsidR="00B32136" w:rsidRPr="002168C6" w:rsidRDefault="00B32136">
      <w:pPr>
        <w:pStyle w:val="BodyText"/>
      </w:pPr>
    </w:p>
    <w:p w:rsidR="00B32136" w:rsidRPr="002168C6" w:rsidRDefault="00B32136">
      <w:pPr>
        <w:pStyle w:val="BodyText"/>
      </w:pPr>
    </w:p>
    <w:p w:rsidR="005326BC" w:rsidRDefault="005326BC">
      <w:pPr>
        <w:pStyle w:val="BodyText"/>
      </w:pPr>
    </w:p>
    <w:p w:rsidR="00E93EF1" w:rsidRPr="002168C6" w:rsidRDefault="00E93EF1" w:rsidP="00E93EF1">
      <w:pPr>
        <w:pStyle w:val="Title"/>
        <w:numPr>
          <w:ilvl w:val="0"/>
          <w:numId w:val="0"/>
        </w:numPr>
        <w:ind w:left="2552"/>
      </w:pPr>
      <w:fldSimple w:instr=" DOCPROPERTY &quot;Title&quot;  \* MERGEFORMAT ">
        <w:r w:rsidR="00946072">
          <w:t>Radio Application Architecture Description</w:t>
        </w:r>
      </w:fldSimple>
    </w:p>
    <w:p w:rsidR="00EF1742" w:rsidRPr="002168C6" w:rsidRDefault="00EF1742" w:rsidP="00EF1742">
      <w:pPr>
        <w:pStyle w:val="Heading"/>
        <w:jc w:val="both"/>
      </w:pPr>
      <w:r w:rsidRPr="002168C6">
        <w:t>Abstract</w:t>
      </w:r>
    </w:p>
    <w:p w:rsidR="007B66EA" w:rsidRPr="002168C6" w:rsidRDefault="007B66EA" w:rsidP="007B66EA">
      <w:pPr>
        <w:pStyle w:val="BodyText"/>
      </w:pPr>
      <w:r w:rsidRPr="00AC3D26">
        <w:t xml:space="preserve">The document discusses the </w:t>
      </w:r>
      <w:r>
        <w:t xml:space="preserve">Modularized </w:t>
      </w:r>
      <w:r w:rsidRPr="00AC3D26">
        <w:t xml:space="preserve">Radio Application </w:t>
      </w:r>
      <w:r>
        <w:t xml:space="preserve">reference </w:t>
      </w:r>
      <w:r w:rsidRPr="00AC3D26">
        <w:t>archi</w:t>
      </w:r>
      <w:r w:rsidR="007B6EAB">
        <w:t>tecture</w:t>
      </w:r>
      <w:r w:rsidRPr="00AC3D26">
        <w:t xml:space="preserve"> goals </w:t>
      </w:r>
      <w:r w:rsidRPr="005348A6">
        <w:t>and presents it the in several views: functional, concurrency, deployment and development view</w:t>
      </w:r>
      <w:r w:rsidRPr="00AC3D26">
        <w:t xml:space="preserve">. It also </w:t>
      </w:r>
      <w:r>
        <w:t xml:space="preserve">briefly </w:t>
      </w:r>
      <w:r w:rsidRPr="00AC3D26">
        <w:t>describes the Radio Application’s role and placement in the Base Station system.</w:t>
      </w:r>
    </w:p>
    <w:p w:rsidR="00B32136" w:rsidRPr="002168C6" w:rsidRDefault="00B32136" w:rsidP="007B66EA">
      <w:pPr>
        <w:pStyle w:val="BodyText"/>
        <w:ind w:left="0"/>
      </w:pPr>
    </w:p>
    <w:p w:rsidR="001F41E9" w:rsidRPr="002168C6" w:rsidRDefault="001F41E9" w:rsidP="00EF1742">
      <w:pPr>
        <w:pStyle w:val="BodyText"/>
      </w:pPr>
    </w:p>
    <w:p w:rsidR="001F41E9" w:rsidRPr="002168C6" w:rsidRDefault="001F41E9" w:rsidP="00EF1742">
      <w:pPr>
        <w:pStyle w:val="BodyText"/>
      </w:pPr>
    </w:p>
    <w:p w:rsidR="00756A89" w:rsidRDefault="00B32136">
      <w:pPr>
        <w:pStyle w:val="TOC1"/>
        <w:tabs>
          <w:tab w:val="left" w:pos="3402"/>
        </w:tabs>
        <w:rPr>
          <w:ins w:id="18" w:author="Anders Marklund O" w:date="2017-08-18T14:26:00Z"/>
        </w:rPr>
      </w:pPr>
      <w:r w:rsidRPr="002168C6">
        <w:br w:type="page"/>
      </w:r>
      <w:r w:rsidR="000830ED" w:rsidRPr="002168C6">
        <w:lastRenderedPageBreak/>
        <w:t>Content</w:t>
      </w:r>
      <w:ins w:id="19" w:author="Anders Marklund O" w:date="2017-08-18T14:26:00Z">
        <w:r w:rsidR="00756A89">
          <w:t>s</w:t>
        </w:r>
      </w:ins>
    </w:p>
    <w:p w:rsidR="00B16E5C" w:rsidRPr="00695D7B" w:rsidRDefault="000830ED">
      <w:pPr>
        <w:pStyle w:val="TOC1"/>
        <w:tabs>
          <w:tab w:val="left" w:pos="3402"/>
        </w:tabs>
        <w:rPr>
          <w:ins w:id="20" w:author="Ismat Halabi" w:date="2020-04-24T19:41:00Z"/>
          <w:rFonts w:ascii="Calibri" w:hAnsi="Calibri" w:cs="Times New Roman"/>
          <w:szCs w:val="22"/>
        </w:rPr>
      </w:pPr>
      <w:del w:id="21" w:author="Anders Marklund O" w:date="2017-08-18T14:26:00Z">
        <w:r w:rsidRPr="002168C6" w:rsidDel="00756A89">
          <w:delText>s</w:delText>
        </w:r>
      </w:del>
      <w:bookmarkStart w:id="22" w:name="Contents"/>
      <w:bookmarkEnd w:id="22"/>
      <w:r w:rsidR="00012FE3" w:rsidRPr="002168C6">
        <w:fldChar w:fldCharType="begin"/>
      </w:r>
      <w:r w:rsidR="00012FE3" w:rsidRPr="002168C6">
        <w:instrText xml:space="preserve"> TOC \o "1-2" \h \z </w:instrText>
      </w:r>
      <w:r w:rsidR="00012FE3" w:rsidRPr="002168C6">
        <w:fldChar w:fldCharType="separate"/>
      </w:r>
      <w:ins w:id="23" w:author="Ismat Halabi" w:date="2020-04-24T19:41:00Z">
        <w:r w:rsidR="00B16E5C" w:rsidRPr="00666322">
          <w:rPr>
            <w:rStyle w:val="Hyperlink"/>
          </w:rPr>
          <w:fldChar w:fldCharType="begin"/>
        </w:r>
        <w:r w:rsidR="00B16E5C" w:rsidRPr="00666322">
          <w:rPr>
            <w:rStyle w:val="Hyperlink"/>
          </w:rPr>
          <w:instrText xml:space="preserve"> </w:instrText>
        </w:r>
        <w:r w:rsidR="00B16E5C">
          <w:instrText>HYPERLINK \l "_Toc38649708"</w:instrText>
        </w:r>
        <w:r w:rsidR="00B16E5C" w:rsidRPr="00666322">
          <w:rPr>
            <w:rStyle w:val="Hyperlink"/>
          </w:rPr>
          <w:instrText xml:space="preserve"> </w:instrText>
        </w:r>
        <w:r w:rsidR="00B16E5C" w:rsidRPr="00666322">
          <w:rPr>
            <w:rStyle w:val="Hyperlink"/>
          </w:rPr>
        </w:r>
        <w:r w:rsidR="00B16E5C" w:rsidRPr="00666322">
          <w:rPr>
            <w:rStyle w:val="Hyperlink"/>
          </w:rPr>
          <w:fldChar w:fldCharType="separate"/>
        </w:r>
        <w:r w:rsidR="00B16E5C" w:rsidRPr="00666322">
          <w:rPr>
            <w:rStyle w:val="Hyperlink"/>
          </w:rPr>
          <w:t>1</w:t>
        </w:r>
        <w:r w:rsidR="00B16E5C" w:rsidRPr="00695D7B">
          <w:rPr>
            <w:rFonts w:ascii="Calibri" w:hAnsi="Calibri" w:cs="Times New Roman"/>
            <w:szCs w:val="22"/>
          </w:rPr>
          <w:tab/>
        </w:r>
        <w:r w:rsidR="00B16E5C" w:rsidRPr="00666322">
          <w:rPr>
            <w:rStyle w:val="Hyperlink"/>
          </w:rPr>
          <w:t>Introduction</w:t>
        </w:r>
        <w:r w:rsidR="00B16E5C">
          <w:rPr>
            <w:webHidden/>
          </w:rPr>
          <w:tab/>
        </w:r>
        <w:r w:rsidR="00B16E5C">
          <w:rPr>
            <w:webHidden/>
          </w:rPr>
          <w:fldChar w:fldCharType="begin"/>
        </w:r>
        <w:r w:rsidR="00B16E5C">
          <w:rPr>
            <w:webHidden/>
          </w:rPr>
          <w:instrText xml:space="preserve"> PAGEREF _Toc38649708 \h </w:instrText>
        </w:r>
        <w:r w:rsidR="00B16E5C">
          <w:rPr>
            <w:webHidden/>
          </w:rPr>
        </w:r>
      </w:ins>
      <w:r w:rsidR="00B16E5C">
        <w:rPr>
          <w:webHidden/>
        </w:rPr>
        <w:fldChar w:fldCharType="separate"/>
      </w:r>
      <w:ins w:id="24" w:author="DDS" w:date="2020-04-24T19:49:00Z">
        <w:r w:rsidR="006A5469">
          <w:rPr>
            <w:webHidden/>
          </w:rPr>
          <w:t>3</w:t>
        </w:r>
      </w:ins>
      <w:ins w:id="25" w:author="Ismat Halabi" w:date="2020-04-24T19:41:00Z">
        <w:r w:rsidR="00B16E5C">
          <w:rPr>
            <w:webHidden/>
          </w:rPr>
          <w:fldChar w:fldCharType="end"/>
        </w:r>
        <w:r w:rsidR="00B16E5C" w:rsidRPr="00666322">
          <w:rPr>
            <w:rStyle w:val="Hyperlink"/>
          </w:rPr>
          <w:fldChar w:fldCharType="end"/>
        </w:r>
      </w:ins>
    </w:p>
    <w:p w:rsidR="00B16E5C" w:rsidRPr="00695D7B" w:rsidRDefault="00B16E5C">
      <w:pPr>
        <w:pStyle w:val="TOC2"/>
        <w:tabs>
          <w:tab w:val="left" w:pos="3402"/>
        </w:tabs>
        <w:rPr>
          <w:ins w:id="26" w:author="Ismat Halabi" w:date="2020-04-24T19:41:00Z"/>
          <w:rFonts w:ascii="Calibri" w:hAnsi="Calibri" w:cs="Times New Roman"/>
          <w:szCs w:val="22"/>
        </w:rPr>
      </w:pPr>
      <w:ins w:id="27" w:author="Ismat Halabi" w:date="2020-04-24T19:41:00Z">
        <w:r w:rsidRPr="00666322">
          <w:rPr>
            <w:rStyle w:val="Hyperlink"/>
          </w:rPr>
          <w:fldChar w:fldCharType="begin"/>
        </w:r>
        <w:r w:rsidRPr="00666322">
          <w:rPr>
            <w:rStyle w:val="Hyperlink"/>
          </w:rPr>
          <w:instrText xml:space="preserve"> </w:instrText>
        </w:r>
        <w:r>
          <w:instrText>HYPERLINK \l "_Toc38649709"</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1.1</w:t>
        </w:r>
        <w:r w:rsidRPr="00695D7B">
          <w:rPr>
            <w:rFonts w:ascii="Calibri" w:hAnsi="Calibri" w:cs="Times New Roman"/>
            <w:szCs w:val="22"/>
          </w:rPr>
          <w:tab/>
        </w:r>
        <w:r w:rsidRPr="00666322">
          <w:rPr>
            <w:rStyle w:val="Hyperlink"/>
          </w:rPr>
          <w:t>Revision history</w:t>
        </w:r>
        <w:r>
          <w:rPr>
            <w:webHidden/>
          </w:rPr>
          <w:tab/>
        </w:r>
        <w:r>
          <w:rPr>
            <w:webHidden/>
          </w:rPr>
          <w:fldChar w:fldCharType="begin"/>
        </w:r>
        <w:r>
          <w:rPr>
            <w:webHidden/>
          </w:rPr>
          <w:instrText xml:space="preserve"> PAGEREF _Toc38649709 \h </w:instrText>
        </w:r>
        <w:r>
          <w:rPr>
            <w:webHidden/>
          </w:rPr>
        </w:r>
      </w:ins>
      <w:r>
        <w:rPr>
          <w:webHidden/>
        </w:rPr>
        <w:fldChar w:fldCharType="separate"/>
      </w:r>
      <w:ins w:id="28" w:author="DDS" w:date="2020-04-24T19:49:00Z">
        <w:r w:rsidR="006A5469">
          <w:rPr>
            <w:webHidden/>
          </w:rPr>
          <w:t>3</w:t>
        </w:r>
      </w:ins>
      <w:ins w:id="29" w:author="Ismat Halabi" w:date="2020-04-24T19:41:00Z">
        <w:r>
          <w:rPr>
            <w:webHidden/>
          </w:rPr>
          <w:fldChar w:fldCharType="end"/>
        </w:r>
        <w:r w:rsidRPr="00666322">
          <w:rPr>
            <w:rStyle w:val="Hyperlink"/>
          </w:rPr>
          <w:fldChar w:fldCharType="end"/>
        </w:r>
      </w:ins>
    </w:p>
    <w:p w:rsidR="00B16E5C" w:rsidRPr="00695D7B" w:rsidRDefault="00B16E5C">
      <w:pPr>
        <w:pStyle w:val="TOC2"/>
        <w:tabs>
          <w:tab w:val="left" w:pos="3402"/>
        </w:tabs>
        <w:rPr>
          <w:ins w:id="30" w:author="Ismat Halabi" w:date="2020-04-24T19:41:00Z"/>
          <w:rFonts w:ascii="Calibri" w:hAnsi="Calibri" w:cs="Times New Roman"/>
          <w:szCs w:val="22"/>
        </w:rPr>
      </w:pPr>
      <w:ins w:id="31" w:author="Ismat Halabi" w:date="2020-04-24T19:41:00Z">
        <w:r w:rsidRPr="00666322">
          <w:rPr>
            <w:rStyle w:val="Hyperlink"/>
          </w:rPr>
          <w:fldChar w:fldCharType="begin"/>
        </w:r>
        <w:r w:rsidRPr="00666322">
          <w:rPr>
            <w:rStyle w:val="Hyperlink"/>
          </w:rPr>
          <w:instrText xml:space="preserve"> </w:instrText>
        </w:r>
        <w:r>
          <w:instrText>HYPERLINK \l "_Toc38649710"</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1.2</w:t>
        </w:r>
        <w:r w:rsidRPr="00695D7B">
          <w:rPr>
            <w:rFonts w:ascii="Calibri" w:hAnsi="Calibri" w:cs="Times New Roman"/>
            <w:szCs w:val="22"/>
          </w:rPr>
          <w:tab/>
        </w:r>
        <w:r w:rsidRPr="00666322">
          <w:rPr>
            <w:rStyle w:val="Hyperlink"/>
          </w:rPr>
          <w:t>Purpose</w:t>
        </w:r>
        <w:r>
          <w:rPr>
            <w:webHidden/>
          </w:rPr>
          <w:tab/>
        </w:r>
        <w:r>
          <w:rPr>
            <w:webHidden/>
          </w:rPr>
          <w:fldChar w:fldCharType="begin"/>
        </w:r>
        <w:r>
          <w:rPr>
            <w:webHidden/>
          </w:rPr>
          <w:instrText xml:space="preserve"> PAGEREF _Toc38649710 \h </w:instrText>
        </w:r>
        <w:r>
          <w:rPr>
            <w:webHidden/>
          </w:rPr>
        </w:r>
      </w:ins>
      <w:r>
        <w:rPr>
          <w:webHidden/>
        </w:rPr>
        <w:fldChar w:fldCharType="separate"/>
      </w:r>
      <w:ins w:id="32" w:author="DDS" w:date="2020-04-24T19:49:00Z">
        <w:r w:rsidR="006A5469">
          <w:rPr>
            <w:webHidden/>
          </w:rPr>
          <w:t>6</w:t>
        </w:r>
      </w:ins>
      <w:ins w:id="33" w:author="Ismat Halabi" w:date="2020-04-24T19:41:00Z">
        <w:r>
          <w:rPr>
            <w:webHidden/>
          </w:rPr>
          <w:fldChar w:fldCharType="end"/>
        </w:r>
        <w:r w:rsidRPr="00666322">
          <w:rPr>
            <w:rStyle w:val="Hyperlink"/>
          </w:rPr>
          <w:fldChar w:fldCharType="end"/>
        </w:r>
      </w:ins>
    </w:p>
    <w:p w:rsidR="00B16E5C" w:rsidRPr="00695D7B" w:rsidRDefault="00B16E5C">
      <w:pPr>
        <w:pStyle w:val="TOC2"/>
        <w:tabs>
          <w:tab w:val="left" w:pos="3402"/>
        </w:tabs>
        <w:rPr>
          <w:ins w:id="34" w:author="Ismat Halabi" w:date="2020-04-24T19:41:00Z"/>
          <w:rFonts w:ascii="Calibri" w:hAnsi="Calibri" w:cs="Times New Roman"/>
          <w:szCs w:val="22"/>
        </w:rPr>
      </w:pPr>
      <w:ins w:id="35" w:author="Ismat Halabi" w:date="2020-04-24T19:41:00Z">
        <w:r w:rsidRPr="00666322">
          <w:rPr>
            <w:rStyle w:val="Hyperlink"/>
          </w:rPr>
          <w:fldChar w:fldCharType="begin"/>
        </w:r>
        <w:r w:rsidRPr="00666322">
          <w:rPr>
            <w:rStyle w:val="Hyperlink"/>
          </w:rPr>
          <w:instrText xml:space="preserve"> </w:instrText>
        </w:r>
        <w:r>
          <w:instrText>HYPERLINK \l "_Toc38649711"</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1.3</w:t>
        </w:r>
        <w:r w:rsidRPr="00695D7B">
          <w:rPr>
            <w:rFonts w:ascii="Calibri" w:hAnsi="Calibri" w:cs="Times New Roman"/>
            <w:szCs w:val="22"/>
          </w:rPr>
          <w:tab/>
        </w:r>
        <w:r w:rsidRPr="00666322">
          <w:rPr>
            <w:rStyle w:val="Hyperlink"/>
          </w:rPr>
          <w:t>Reader’s guidelines</w:t>
        </w:r>
        <w:r>
          <w:rPr>
            <w:webHidden/>
          </w:rPr>
          <w:tab/>
        </w:r>
        <w:r>
          <w:rPr>
            <w:webHidden/>
          </w:rPr>
          <w:fldChar w:fldCharType="begin"/>
        </w:r>
        <w:r>
          <w:rPr>
            <w:webHidden/>
          </w:rPr>
          <w:instrText xml:space="preserve"> PAGEREF _Toc38649711 \h </w:instrText>
        </w:r>
        <w:r>
          <w:rPr>
            <w:webHidden/>
          </w:rPr>
        </w:r>
      </w:ins>
      <w:r>
        <w:rPr>
          <w:webHidden/>
        </w:rPr>
        <w:fldChar w:fldCharType="separate"/>
      </w:r>
      <w:ins w:id="36" w:author="DDS" w:date="2020-04-24T19:49:00Z">
        <w:r w:rsidR="006A5469">
          <w:rPr>
            <w:webHidden/>
          </w:rPr>
          <w:t>6</w:t>
        </w:r>
      </w:ins>
      <w:ins w:id="37" w:author="Ismat Halabi" w:date="2020-04-24T19:41:00Z">
        <w:r>
          <w:rPr>
            <w:webHidden/>
          </w:rPr>
          <w:fldChar w:fldCharType="end"/>
        </w:r>
        <w:r w:rsidRPr="00666322">
          <w:rPr>
            <w:rStyle w:val="Hyperlink"/>
          </w:rPr>
          <w:fldChar w:fldCharType="end"/>
        </w:r>
      </w:ins>
    </w:p>
    <w:p w:rsidR="00B16E5C" w:rsidRPr="00695D7B" w:rsidRDefault="00B16E5C">
      <w:pPr>
        <w:pStyle w:val="TOC1"/>
        <w:tabs>
          <w:tab w:val="left" w:pos="3402"/>
        </w:tabs>
        <w:rPr>
          <w:ins w:id="38" w:author="Ismat Halabi" w:date="2020-04-24T19:41:00Z"/>
          <w:rFonts w:ascii="Calibri" w:hAnsi="Calibri" w:cs="Times New Roman"/>
          <w:szCs w:val="22"/>
        </w:rPr>
      </w:pPr>
      <w:ins w:id="39" w:author="Ismat Halabi" w:date="2020-04-24T19:41:00Z">
        <w:r w:rsidRPr="00666322">
          <w:rPr>
            <w:rStyle w:val="Hyperlink"/>
          </w:rPr>
          <w:fldChar w:fldCharType="begin"/>
        </w:r>
        <w:r w:rsidRPr="00666322">
          <w:rPr>
            <w:rStyle w:val="Hyperlink"/>
          </w:rPr>
          <w:instrText xml:space="preserve"> </w:instrText>
        </w:r>
        <w:r>
          <w:instrText>HYPERLINK \l "_Toc38649712"</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2</w:t>
        </w:r>
        <w:r w:rsidRPr="00695D7B">
          <w:rPr>
            <w:rFonts w:ascii="Calibri" w:hAnsi="Calibri" w:cs="Times New Roman"/>
            <w:szCs w:val="22"/>
          </w:rPr>
          <w:tab/>
        </w:r>
        <w:r w:rsidRPr="00666322">
          <w:rPr>
            <w:rStyle w:val="Hyperlink"/>
          </w:rPr>
          <w:t>Overview</w:t>
        </w:r>
        <w:r>
          <w:rPr>
            <w:webHidden/>
          </w:rPr>
          <w:tab/>
        </w:r>
        <w:r>
          <w:rPr>
            <w:webHidden/>
          </w:rPr>
          <w:fldChar w:fldCharType="begin"/>
        </w:r>
        <w:r>
          <w:rPr>
            <w:webHidden/>
          </w:rPr>
          <w:instrText xml:space="preserve"> PAGEREF _Toc38649712 \h </w:instrText>
        </w:r>
        <w:r>
          <w:rPr>
            <w:webHidden/>
          </w:rPr>
        </w:r>
      </w:ins>
      <w:r>
        <w:rPr>
          <w:webHidden/>
        </w:rPr>
        <w:fldChar w:fldCharType="separate"/>
      </w:r>
      <w:ins w:id="40" w:author="DDS" w:date="2020-04-24T19:49:00Z">
        <w:r w:rsidR="006A5469">
          <w:rPr>
            <w:webHidden/>
          </w:rPr>
          <w:t>7</w:t>
        </w:r>
      </w:ins>
      <w:ins w:id="41" w:author="Ismat Halabi" w:date="2020-04-24T19:41:00Z">
        <w:r>
          <w:rPr>
            <w:webHidden/>
          </w:rPr>
          <w:fldChar w:fldCharType="end"/>
        </w:r>
        <w:r w:rsidRPr="00666322">
          <w:rPr>
            <w:rStyle w:val="Hyperlink"/>
          </w:rPr>
          <w:fldChar w:fldCharType="end"/>
        </w:r>
      </w:ins>
    </w:p>
    <w:p w:rsidR="00B16E5C" w:rsidRPr="00695D7B" w:rsidRDefault="00B16E5C">
      <w:pPr>
        <w:pStyle w:val="TOC1"/>
        <w:tabs>
          <w:tab w:val="left" w:pos="3402"/>
        </w:tabs>
        <w:rPr>
          <w:ins w:id="42" w:author="Ismat Halabi" w:date="2020-04-24T19:41:00Z"/>
          <w:rFonts w:ascii="Calibri" w:hAnsi="Calibri" w:cs="Times New Roman"/>
          <w:szCs w:val="22"/>
        </w:rPr>
      </w:pPr>
      <w:ins w:id="43" w:author="Ismat Halabi" w:date="2020-04-24T19:41:00Z">
        <w:r w:rsidRPr="00666322">
          <w:rPr>
            <w:rStyle w:val="Hyperlink"/>
          </w:rPr>
          <w:fldChar w:fldCharType="begin"/>
        </w:r>
        <w:r w:rsidRPr="00666322">
          <w:rPr>
            <w:rStyle w:val="Hyperlink"/>
          </w:rPr>
          <w:instrText xml:space="preserve"> </w:instrText>
        </w:r>
        <w:r>
          <w:instrText>HYPERLINK \l "_Toc38649713"</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3</w:t>
        </w:r>
        <w:r w:rsidRPr="00695D7B">
          <w:rPr>
            <w:rFonts w:ascii="Calibri" w:hAnsi="Calibri" w:cs="Times New Roman"/>
            <w:szCs w:val="22"/>
          </w:rPr>
          <w:tab/>
        </w:r>
        <w:r w:rsidRPr="00666322">
          <w:rPr>
            <w:rStyle w:val="Hyperlink"/>
          </w:rPr>
          <w:t>Scope definition</w:t>
        </w:r>
        <w:r>
          <w:rPr>
            <w:webHidden/>
          </w:rPr>
          <w:tab/>
        </w:r>
        <w:r>
          <w:rPr>
            <w:webHidden/>
          </w:rPr>
          <w:fldChar w:fldCharType="begin"/>
        </w:r>
        <w:r>
          <w:rPr>
            <w:webHidden/>
          </w:rPr>
          <w:instrText xml:space="preserve"> PAGEREF _Toc38649713 \h </w:instrText>
        </w:r>
        <w:r>
          <w:rPr>
            <w:webHidden/>
          </w:rPr>
        </w:r>
      </w:ins>
      <w:r>
        <w:rPr>
          <w:webHidden/>
        </w:rPr>
        <w:fldChar w:fldCharType="separate"/>
      </w:r>
      <w:ins w:id="44" w:author="DDS" w:date="2020-04-24T19:49:00Z">
        <w:r w:rsidR="006A5469">
          <w:rPr>
            <w:webHidden/>
          </w:rPr>
          <w:t>7</w:t>
        </w:r>
      </w:ins>
      <w:ins w:id="45" w:author="Ismat Halabi" w:date="2020-04-24T19:41:00Z">
        <w:r>
          <w:rPr>
            <w:webHidden/>
          </w:rPr>
          <w:fldChar w:fldCharType="end"/>
        </w:r>
        <w:r w:rsidRPr="00666322">
          <w:rPr>
            <w:rStyle w:val="Hyperlink"/>
          </w:rPr>
          <w:fldChar w:fldCharType="end"/>
        </w:r>
      </w:ins>
    </w:p>
    <w:p w:rsidR="00B16E5C" w:rsidRPr="00695D7B" w:rsidRDefault="00B16E5C">
      <w:pPr>
        <w:pStyle w:val="TOC1"/>
        <w:tabs>
          <w:tab w:val="left" w:pos="3402"/>
        </w:tabs>
        <w:rPr>
          <w:ins w:id="46" w:author="Ismat Halabi" w:date="2020-04-24T19:41:00Z"/>
          <w:rFonts w:ascii="Calibri" w:hAnsi="Calibri" w:cs="Times New Roman"/>
          <w:szCs w:val="22"/>
        </w:rPr>
      </w:pPr>
      <w:ins w:id="47" w:author="Ismat Halabi" w:date="2020-04-24T19:41:00Z">
        <w:r w:rsidRPr="00666322">
          <w:rPr>
            <w:rStyle w:val="Hyperlink"/>
          </w:rPr>
          <w:fldChar w:fldCharType="begin"/>
        </w:r>
        <w:r w:rsidRPr="00666322">
          <w:rPr>
            <w:rStyle w:val="Hyperlink"/>
          </w:rPr>
          <w:instrText xml:space="preserve"> </w:instrText>
        </w:r>
        <w:r>
          <w:instrText>HYPERLINK \l "_Toc38649714"</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4</w:t>
        </w:r>
        <w:r w:rsidRPr="00695D7B">
          <w:rPr>
            <w:rFonts w:ascii="Calibri" w:hAnsi="Calibri" w:cs="Times New Roman"/>
            <w:szCs w:val="22"/>
          </w:rPr>
          <w:tab/>
        </w:r>
        <w:r w:rsidRPr="00666322">
          <w:rPr>
            <w:rStyle w:val="Hyperlink"/>
          </w:rPr>
          <w:t>Radio application in the RBS</w:t>
        </w:r>
        <w:r>
          <w:rPr>
            <w:webHidden/>
          </w:rPr>
          <w:tab/>
        </w:r>
        <w:r>
          <w:rPr>
            <w:webHidden/>
          </w:rPr>
          <w:fldChar w:fldCharType="begin"/>
        </w:r>
        <w:r>
          <w:rPr>
            <w:webHidden/>
          </w:rPr>
          <w:instrText xml:space="preserve"> PAGEREF _Toc38649714 \h </w:instrText>
        </w:r>
        <w:r>
          <w:rPr>
            <w:webHidden/>
          </w:rPr>
        </w:r>
      </w:ins>
      <w:r>
        <w:rPr>
          <w:webHidden/>
        </w:rPr>
        <w:fldChar w:fldCharType="separate"/>
      </w:r>
      <w:ins w:id="48" w:author="DDS" w:date="2020-04-24T19:49:00Z">
        <w:r w:rsidR="006A5469">
          <w:rPr>
            <w:webHidden/>
          </w:rPr>
          <w:t>7</w:t>
        </w:r>
      </w:ins>
      <w:ins w:id="49" w:author="Ismat Halabi" w:date="2020-04-24T19:41:00Z">
        <w:r>
          <w:rPr>
            <w:webHidden/>
          </w:rPr>
          <w:fldChar w:fldCharType="end"/>
        </w:r>
        <w:r w:rsidRPr="00666322">
          <w:rPr>
            <w:rStyle w:val="Hyperlink"/>
          </w:rPr>
          <w:fldChar w:fldCharType="end"/>
        </w:r>
      </w:ins>
    </w:p>
    <w:p w:rsidR="00B16E5C" w:rsidRPr="00695D7B" w:rsidRDefault="00B16E5C">
      <w:pPr>
        <w:pStyle w:val="TOC2"/>
        <w:tabs>
          <w:tab w:val="left" w:pos="3402"/>
        </w:tabs>
        <w:rPr>
          <w:ins w:id="50" w:author="Ismat Halabi" w:date="2020-04-24T19:41:00Z"/>
          <w:rFonts w:ascii="Calibri" w:hAnsi="Calibri" w:cs="Times New Roman"/>
          <w:szCs w:val="22"/>
        </w:rPr>
      </w:pPr>
      <w:ins w:id="51" w:author="Ismat Halabi" w:date="2020-04-24T19:41:00Z">
        <w:r w:rsidRPr="00666322">
          <w:rPr>
            <w:rStyle w:val="Hyperlink"/>
          </w:rPr>
          <w:fldChar w:fldCharType="begin"/>
        </w:r>
        <w:r w:rsidRPr="00666322">
          <w:rPr>
            <w:rStyle w:val="Hyperlink"/>
          </w:rPr>
          <w:instrText xml:space="preserve"> </w:instrText>
        </w:r>
        <w:r>
          <w:instrText>HYPERLINK \l "_Toc38649715"</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4.1</w:t>
        </w:r>
        <w:r w:rsidRPr="00695D7B">
          <w:rPr>
            <w:rFonts w:ascii="Calibri" w:hAnsi="Calibri" w:cs="Times New Roman"/>
            <w:szCs w:val="22"/>
          </w:rPr>
          <w:tab/>
        </w:r>
        <w:r w:rsidRPr="00666322">
          <w:rPr>
            <w:rStyle w:val="Hyperlink"/>
          </w:rPr>
          <w:t>RBS Overview</w:t>
        </w:r>
        <w:r>
          <w:rPr>
            <w:webHidden/>
          </w:rPr>
          <w:tab/>
        </w:r>
        <w:r>
          <w:rPr>
            <w:webHidden/>
          </w:rPr>
          <w:fldChar w:fldCharType="begin"/>
        </w:r>
        <w:r>
          <w:rPr>
            <w:webHidden/>
          </w:rPr>
          <w:instrText xml:space="preserve"> PAGEREF _Toc38649715 \h </w:instrText>
        </w:r>
        <w:r>
          <w:rPr>
            <w:webHidden/>
          </w:rPr>
        </w:r>
      </w:ins>
      <w:r>
        <w:rPr>
          <w:webHidden/>
        </w:rPr>
        <w:fldChar w:fldCharType="separate"/>
      </w:r>
      <w:ins w:id="52" w:author="DDS" w:date="2020-04-24T19:49:00Z">
        <w:r w:rsidR="006A5469">
          <w:rPr>
            <w:webHidden/>
          </w:rPr>
          <w:t>7</w:t>
        </w:r>
      </w:ins>
      <w:ins w:id="53" w:author="Ismat Halabi" w:date="2020-04-24T19:41:00Z">
        <w:r>
          <w:rPr>
            <w:webHidden/>
          </w:rPr>
          <w:fldChar w:fldCharType="end"/>
        </w:r>
        <w:r w:rsidRPr="00666322">
          <w:rPr>
            <w:rStyle w:val="Hyperlink"/>
          </w:rPr>
          <w:fldChar w:fldCharType="end"/>
        </w:r>
      </w:ins>
    </w:p>
    <w:p w:rsidR="00B16E5C" w:rsidRPr="00695D7B" w:rsidRDefault="00B16E5C">
      <w:pPr>
        <w:pStyle w:val="TOC2"/>
        <w:tabs>
          <w:tab w:val="left" w:pos="3402"/>
        </w:tabs>
        <w:rPr>
          <w:ins w:id="54" w:author="Ismat Halabi" w:date="2020-04-24T19:41:00Z"/>
          <w:rFonts w:ascii="Calibri" w:hAnsi="Calibri" w:cs="Times New Roman"/>
          <w:szCs w:val="22"/>
        </w:rPr>
      </w:pPr>
      <w:ins w:id="55" w:author="Ismat Halabi" w:date="2020-04-24T19:41:00Z">
        <w:r w:rsidRPr="00666322">
          <w:rPr>
            <w:rStyle w:val="Hyperlink"/>
          </w:rPr>
          <w:fldChar w:fldCharType="begin"/>
        </w:r>
        <w:r w:rsidRPr="00666322">
          <w:rPr>
            <w:rStyle w:val="Hyperlink"/>
          </w:rPr>
          <w:instrText xml:space="preserve"> </w:instrText>
        </w:r>
        <w:r>
          <w:instrText>HYPERLINK \l "_Toc38649716"</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4.2</w:t>
        </w:r>
        <w:r w:rsidRPr="00695D7B">
          <w:rPr>
            <w:rFonts w:ascii="Calibri" w:hAnsi="Calibri" w:cs="Times New Roman"/>
            <w:szCs w:val="22"/>
          </w:rPr>
          <w:tab/>
        </w:r>
        <w:r w:rsidRPr="00666322">
          <w:rPr>
            <w:rStyle w:val="Hyperlink"/>
          </w:rPr>
          <w:t>Radio Sub-System Overview</w:t>
        </w:r>
        <w:r>
          <w:rPr>
            <w:webHidden/>
          </w:rPr>
          <w:tab/>
        </w:r>
        <w:r>
          <w:rPr>
            <w:webHidden/>
          </w:rPr>
          <w:fldChar w:fldCharType="begin"/>
        </w:r>
        <w:r>
          <w:rPr>
            <w:webHidden/>
          </w:rPr>
          <w:instrText xml:space="preserve"> PAGEREF _Toc38649716 \h </w:instrText>
        </w:r>
        <w:r>
          <w:rPr>
            <w:webHidden/>
          </w:rPr>
        </w:r>
      </w:ins>
      <w:r>
        <w:rPr>
          <w:webHidden/>
        </w:rPr>
        <w:fldChar w:fldCharType="separate"/>
      </w:r>
      <w:ins w:id="56" w:author="DDS" w:date="2020-04-24T19:49:00Z">
        <w:r w:rsidR="006A5469">
          <w:rPr>
            <w:webHidden/>
          </w:rPr>
          <w:t>8</w:t>
        </w:r>
      </w:ins>
      <w:ins w:id="57" w:author="Ismat Halabi" w:date="2020-04-24T19:41:00Z">
        <w:r>
          <w:rPr>
            <w:webHidden/>
          </w:rPr>
          <w:fldChar w:fldCharType="end"/>
        </w:r>
        <w:r w:rsidRPr="00666322">
          <w:rPr>
            <w:rStyle w:val="Hyperlink"/>
          </w:rPr>
          <w:fldChar w:fldCharType="end"/>
        </w:r>
      </w:ins>
    </w:p>
    <w:p w:rsidR="00B16E5C" w:rsidRPr="00695D7B" w:rsidRDefault="00B16E5C">
      <w:pPr>
        <w:pStyle w:val="TOC2"/>
        <w:tabs>
          <w:tab w:val="left" w:pos="3402"/>
        </w:tabs>
        <w:rPr>
          <w:ins w:id="58" w:author="Ismat Halabi" w:date="2020-04-24T19:41:00Z"/>
          <w:rFonts w:ascii="Calibri" w:hAnsi="Calibri" w:cs="Times New Roman"/>
          <w:szCs w:val="22"/>
        </w:rPr>
      </w:pPr>
      <w:ins w:id="59" w:author="Ismat Halabi" w:date="2020-04-24T19:41:00Z">
        <w:r w:rsidRPr="00666322">
          <w:rPr>
            <w:rStyle w:val="Hyperlink"/>
          </w:rPr>
          <w:fldChar w:fldCharType="begin"/>
        </w:r>
        <w:r w:rsidRPr="00666322">
          <w:rPr>
            <w:rStyle w:val="Hyperlink"/>
          </w:rPr>
          <w:instrText xml:space="preserve"> </w:instrText>
        </w:r>
        <w:r>
          <w:instrText>HYPERLINK \l "_Toc38649717"</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4.3</w:t>
        </w:r>
        <w:r w:rsidRPr="00695D7B">
          <w:rPr>
            <w:rFonts w:ascii="Calibri" w:hAnsi="Calibri" w:cs="Times New Roman"/>
            <w:szCs w:val="22"/>
          </w:rPr>
          <w:tab/>
        </w:r>
        <w:r w:rsidRPr="00666322">
          <w:rPr>
            <w:rStyle w:val="Hyperlink"/>
          </w:rPr>
          <w:t>Next Generation Radios (NGR)</w:t>
        </w:r>
        <w:r>
          <w:rPr>
            <w:webHidden/>
          </w:rPr>
          <w:tab/>
        </w:r>
        <w:r>
          <w:rPr>
            <w:webHidden/>
          </w:rPr>
          <w:fldChar w:fldCharType="begin"/>
        </w:r>
        <w:r>
          <w:rPr>
            <w:webHidden/>
          </w:rPr>
          <w:instrText xml:space="preserve"> PAGEREF _Toc38649717 \h </w:instrText>
        </w:r>
        <w:r>
          <w:rPr>
            <w:webHidden/>
          </w:rPr>
        </w:r>
      </w:ins>
      <w:r>
        <w:rPr>
          <w:webHidden/>
        </w:rPr>
        <w:fldChar w:fldCharType="separate"/>
      </w:r>
      <w:ins w:id="60" w:author="DDS" w:date="2020-04-24T19:49:00Z">
        <w:r w:rsidR="006A5469">
          <w:rPr>
            <w:webHidden/>
          </w:rPr>
          <w:t>11</w:t>
        </w:r>
      </w:ins>
      <w:ins w:id="61" w:author="Ismat Halabi" w:date="2020-04-24T19:41:00Z">
        <w:r>
          <w:rPr>
            <w:webHidden/>
          </w:rPr>
          <w:fldChar w:fldCharType="end"/>
        </w:r>
        <w:r w:rsidRPr="00666322">
          <w:rPr>
            <w:rStyle w:val="Hyperlink"/>
          </w:rPr>
          <w:fldChar w:fldCharType="end"/>
        </w:r>
      </w:ins>
    </w:p>
    <w:p w:rsidR="00B16E5C" w:rsidRPr="00695D7B" w:rsidRDefault="00B16E5C">
      <w:pPr>
        <w:pStyle w:val="TOC1"/>
        <w:tabs>
          <w:tab w:val="left" w:pos="3402"/>
        </w:tabs>
        <w:rPr>
          <w:ins w:id="62" w:author="Ismat Halabi" w:date="2020-04-24T19:41:00Z"/>
          <w:rFonts w:ascii="Calibri" w:hAnsi="Calibri" w:cs="Times New Roman"/>
          <w:szCs w:val="22"/>
        </w:rPr>
      </w:pPr>
      <w:ins w:id="63" w:author="Ismat Halabi" w:date="2020-04-24T19:41:00Z">
        <w:r w:rsidRPr="00666322">
          <w:rPr>
            <w:rStyle w:val="Hyperlink"/>
          </w:rPr>
          <w:fldChar w:fldCharType="begin"/>
        </w:r>
        <w:r w:rsidRPr="00666322">
          <w:rPr>
            <w:rStyle w:val="Hyperlink"/>
          </w:rPr>
          <w:instrText xml:space="preserve"> </w:instrText>
        </w:r>
        <w:r>
          <w:instrText>HYPERLINK \l "_Toc38649718"</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5</w:t>
        </w:r>
        <w:r w:rsidRPr="00695D7B">
          <w:rPr>
            <w:rFonts w:ascii="Calibri" w:hAnsi="Calibri" w:cs="Times New Roman"/>
            <w:szCs w:val="22"/>
          </w:rPr>
          <w:tab/>
        </w:r>
        <w:r w:rsidRPr="00666322">
          <w:rPr>
            <w:rStyle w:val="Hyperlink"/>
          </w:rPr>
          <w:t>Summary of architectural requirements and goals</w:t>
        </w:r>
        <w:r>
          <w:rPr>
            <w:webHidden/>
          </w:rPr>
          <w:tab/>
        </w:r>
        <w:r>
          <w:rPr>
            <w:webHidden/>
          </w:rPr>
          <w:fldChar w:fldCharType="begin"/>
        </w:r>
        <w:r>
          <w:rPr>
            <w:webHidden/>
          </w:rPr>
          <w:instrText xml:space="preserve"> PAGEREF _Toc38649718 \h </w:instrText>
        </w:r>
        <w:r>
          <w:rPr>
            <w:webHidden/>
          </w:rPr>
        </w:r>
      </w:ins>
      <w:r>
        <w:rPr>
          <w:webHidden/>
        </w:rPr>
        <w:fldChar w:fldCharType="separate"/>
      </w:r>
      <w:ins w:id="64" w:author="DDS" w:date="2020-04-24T19:49:00Z">
        <w:r w:rsidR="006A5469">
          <w:rPr>
            <w:webHidden/>
          </w:rPr>
          <w:t>13</w:t>
        </w:r>
      </w:ins>
      <w:ins w:id="65" w:author="Ismat Halabi" w:date="2020-04-24T19:41:00Z">
        <w:r>
          <w:rPr>
            <w:webHidden/>
          </w:rPr>
          <w:fldChar w:fldCharType="end"/>
        </w:r>
        <w:r w:rsidRPr="00666322">
          <w:rPr>
            <w:rStyle w:val="Hyperlink"/>
          </w:rPr>
          <w:fldChar w:fldCharType="end"/>
        </w:r>
      </w:ins>
    </w:p>
    <w:p w:rsidR="00B16E5C" w:rsidRPr="00695D7B" w:rsidRDefault="00B16E5C">
      <w:pPr>
        <w:pStyle w:val="TOC2"/>
        <w:tabs>
          <w:tab w:val="left" w:pos="3402"/>
        </w:tabs>
        <w:rPr>
          <w:ins w:id="66" w:author="Ismat Halabi" w:date="2020-04-24T19:41:00Z"/>
          <w:rFonts w:ascii="Calibri" w:hAnsi="Calibri" w:cs="Times New Roman"/>
          <w:szCs w:val="22"/>
        </w:rPr>
      </w:pPr>
      <w:ins w:id="67" w:author="Ismat Halabi" w:date="2020-04-24T19:41:00Z">
        <w:r w:rsidRPr="00666322">
          <w:rPr>
            <w:rStyle w:val="Hyperlink"/>
          </w:rPr>
          <w:fldChar w:fldCharType="begin"/>
        </w:r>
        <w:r w:rsidRPr="00666322">
          <w:rPr>
            <w:rStyle w:val="Hyperlink"/>
          </w:rPr>
          <w:instrText xml:space="preserve"> </w:instrText>
        </w:r>
        <w:r>
          <w:instrText>HYPERLINK \l "_Toc38649719"</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5.1</w:t>
        </w:r>
        <w:r w:rsidRPr="00695D7B">
          <w:rPr>
            <w:rFonts w:ascii="Calibri" w:hAnsi="Calibri" w:cs="Times New Roman"/>
            <w:szCs w:val="22"/>
          </w:rPr>
          <w:tab/>
        </w:r>
        <w:r w:rsidRPr="00666322">
          <w:rPr>
            <w:rStyle w:val="Hyperlink"/>
          </w:rPr>
          <w:t>Design goals and approach details</w:t>
        </w:r>
        <w:r>
          <w:rPr>
            <w:webHidden/>
          </w:rPr>
          <w:tab/>
        </w:r>
        <w:r>
          <w:rPr>
            <w:webHidden/>
          </w:rPr>
          <w:fldChar w:fldCharType="begin"/>
        </w:r>
        <w:r>
          <w:rPr>
            <w:webHidden/>
          </w:rPr>
          <w:instrText xml:space="preserve"> PAGEREF _Toc38649719 \h </w:instrText>
        </w:r>
        <w:r>
          <w:rPr>
            <w:webHidden/>
          </w:rPr>
        </w:r>
      </w:ins>
      <w:r>
        <w:rPr>
          <w:webHidden/>
        </w:rPr>
        <w:fldChar w:fldCharType="separate"/>
      </w:r>
      <w:ins w:id="68" w:author="DDS" w:date="2020-04-24T19:49:00Z">
        <w:r w:rsidR="006A5469">
          <w:rPr>
            <w:webHidden/>
          </w:rPr>
          <w:t>13</w:t>
        </w:r>
      </w:ins>
      <w:ins w:id="69" w:author="Ismat Halabi" w:date="2020-04-24T19:41:00Z">
        <w:r>
          <w:rPr>
            <w:webHidden/>
          </w:rPr>
          <w:fldChar w:fldCharType="end"/>
        </w:r>
        <w:r w:rsidRPr="00666322">
          <w:rPr>
            <w:rStyle w:val="Hyperlink"/>
          </w:rPr>
          <w:fldChar w:fldCharType="end"/>
        </w:r>
      </w:ins>
    </w:p>
    <w:p w:rsidR="00B16E5C" w:rsidRPr="00695D7B" w:rsidRDefault="00B16E5C">
      <w:pPr>
        <w:pStyle w:val="TOC1"/>
        <w:tabs>
          <w:tab w:val="left" w:pos="3402"/>
        </w:tabs>
        <w:rPr>
          <w:ins w:id="70" w:author="Ismat Halabi" w:date="2020-04-24T19:41:00Z"/>
          <w:rFonts w:ascii="Calibri" w:hAnsi="Calibri" w:cs="Times New Roman"/>
          <w:szCs w:val="22"/>
        </w:rPr>
      </w:pPr>
      <w:ins w:id="71" w:author="Ismat Halabi" w:date="2020-04-24T19:41:00Z">
        <w:r w:rsidRPr="00666322">
          <w:rPr>
            <w:rStyle w:val="Hyperlink"/>
          </w:rPr>
          <w:fldChar w:fldCharType="begin"/>
        </w:r>
        <w:r w:rsidRPr="00666322">
          <w:rPr>
            <w:rStyle w:val="Hyperlink"/>
          </w:rPr>
          <w:instrText xml:space="preserve"> </w:instrText>
        </w:r>
        <w:r>
          <w:instrText>HYPERLINK \l "_Toc38649720"</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6</w:t>
        </w:r>
        <w:r w:rsidRPr="00695D7B">
          <w:rPr>
            <w:rFonts w:ascii="Calibri" w:hAnsi="Calibri" w:cs="Times New Roman"/>
            <w:szCs w:val="22"/>
          </w:rPr>
          <w:tab/>
        </w:r>
        <w:r w:rsidRPr="00666322">
          <w:rPr>
            <w:rStyle w:val="Hyperlink"/>
          </w:rPr>
          <w:t>Functional view</w:t>
        </w:r>
        <w:r>
          <w:rPr>
            <w:webHidden/>
          </w:rPr>
          <w:tab/>
        </w:r>
        <w:r>
          <w:rPr>
            <w:webHidden/>
          </w:rPr>
          <w:fldChar w:fldCharType="begin"/>
        </w:r>
        <w:r>
          <w:rPr>
            <w:webHidden/>
          </w:rPr>
          <w:instrText xml:space="preserve"> PAGEREF _Toc38649720 \h </w:instrText>
        </w:r>
        <w:r>
          <w:rPr>
            <w:webHidden/>
          </w:rPr>
        </w:r>
      </w:ins>
      <w:r>
        <w:rPr>
          <w:webHidden/>
        </w:rPr>
        <w:fldChar w:fldCharType="separate"/>
      </w:r>
      <w:ins w:id="72" w:author="DDS" w:date="2020-04-24T19:49:00Z">
        <w:r w:rsidR="006A5469">
          <w:rPr>
            <w:webHidden/>
          </w:rPr>
          <w:t>17</w:t>
        </w:r>
      </w:ins>
      <w:ins w:id="73" w:author="Ismat Halabi" w:date="2020-04-24T19:41:00Z">
        <w:r>
          <w:rPr>
            <w:webHidden/>
          </w:rPr>
          <w:fldChar w:fldCharType="end"/>
        </w:r>
        <w:r w:rsidRPr="00666322">
          <w:rPr>
            <w:rStyle w:val="Hyperlink"/>
          </w:rPr>
          <w:fldChar w:fldCharType="end"/>
        </w:r>
      </w:ins>
    </w:p>
    <w:p w:rsidR="00B16E5C" w:rsidRPr="00695D7B" w:rsidRDefault="00B16E5C">
      <w:pPr>
        <w:pStyle w:val="TOC2"/>
        <w:tabs>
          <w:tab w:val="left" w:pos="3402"/>
        </w:tabs>
        <w:rPr>
          <w:ins w:id="74" w:author="Ismat Halabi" w:date="2020-04-24T19:41:00Z"/>
          <w:rFonts w:ascii="Calibri" w:hAnsi="Calibri" w:cs="Times New Roman"/>
          <w:szCs w:val="22"/>
        </w:rPr>
      </w:pPr>
      <w:ins w:id="75" w:author="Ismat Halabi" w:date="2020-04-24T19:41:00Z">
        <w:r w:rsidRPr="00666322">
          <w:rPr>
            <w:rStyle w:val="Hyperlink"/>
          </w:rPr>
          <w:fldChar w:fldCharType="begin"/>
        </w:r>
        <w:r w:rsidRPr="00666322">
          <w:rPr>
            <w:rStyle w:val="Hyperlink"/>
          </w:rPr>
          <w:instrText xml:space="preserve"> </w:instrText>
        </w:r>
        <w:r>
          <w:instrText>HYPERLINK \l "_Toc38649721"</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6.1</w:t>
        </w:r>
        <w:r w:rsidRPr="00695D7B">
          <w:rPr>
            <w:rFonts w:ascii="Calibri" w:hAnsi="Calibri" w:cs="Times New Roman"/>
            <w:szCs w:val="22"/>
          </w:rPr>
          <w:tab/>
        </w:r>
        <w:r w:rsidRPr="00666322">
          <w:rPr>
            <w:rStyle w:val="Hyperlink"/>
          </w:rPr>
          <w:t>Functional View Key Principles</w:t>
        </w:r>
        <w:r>
          <w:rPr>
            <w:webHidden/>
          </w:rPr>
          <w:tab/>
        </w:r>
        <w:r>
          <w:rPr>
            <w:webHidden/>
          </w:rPr>
          <w:fldChar w:fldCharType="begin"/>
        </w:r>
        <w:r>
          <w:rPr>
            <w:webHidden/>
          </w:rPr>
          <w:instrText xml:space="preserve"> PAGEREF _Toc38649721 \h </w:instrText>
        </w:r>
        <w:r>
          <w:rPr>
            <w:webHidden/>
          </w:rPr>
        </w:r>
      </w:ins>
      <w:r>
        <w:rPr>
          <w:webHidden/>
        </w:rPr>
        <w:fldChar w:fldCharType="separate"/>
      </w:r>
      <w:ins w:id="76" w:author="DDS" w:date="2020-04-24T19:49:00Z">
        <w:r w:rsidR="006A5469">
          <w:rPr>
            <w:webHidden/>
          </w:rPr>
          <w:t>17</w:t>
        </w:r>
      </w:ins>
      <w:ins w:id="77" w:author="Ismat Halabi" w:date="2020-04-24T19:41:00Z">
        <w:r>
          <w:rPr>
            <w:webHidden/>
          </w:rPr>
          <w:fldChar w:fldCharType="end"/>
        </w:r>
        <w:r w:rsidRPr="00666322">
          <w:rPr>
            <w:rStyle w:val="Hyperlink"/>
          </w:rPr>
          <w:fldChar w:fldCharType="end"/>
        </w:r>
      </w:ins>
    </w:p>
    <w:p w:rsidR="00B16E5C" w:rsidRPr="00695D7B" w:rsidRDefault="00B16E5C">
      <w:pPr>
        <w:pStyle w:val="TOC2"/>
        <w:tabs>
          <w:tab w:val="left" w:pos="3402"/>
        </w:tabs>
        <w:rPr>
          <w:ins w:id="78" w:author="Ismat Halabi" w:date="2020-04-24T19:41:00Z"/>
          <w:rFonts w:ascii="Calibri" w:hAnsi="Calibri" w:cs="Times New Roman"/>
          <w:szCs w:val="22"/>
        </w:rPr>
      </w:pPr>
      <w:ins w:id="79" w:author="Ismat Halabi" w:date="2020-04-24T19:41:00Z">
        <w:r w:rsidRPr="00666322">
          <w:rPr>
            <w:rStyle w:val="Hyperlink"/>
          </w:rPr>
          <w:fldChar w:fldCharType="begin"/>
        </w:r>
        <w:r w:rsidRPr="00666322">
          <w:rPr>
            <w:rStyle w:val="Hyperlink"/>
          </w:rPr>
          <w:instrText xml:space="preserve"> </w:instrText>
        </w:r>
        <w:r>
          <w:instrText>HYPERLINK \l "_Toc38649722"</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6.2</w:t>
        </w:r>
        <w:r w:rsidRPr="00695D7B">
          <w:rPr>
            <w:rFonts w:ascii="Calibri" w:hAnsi="Calibri" w:cs="Times New Roman"/>
            <w:szCs w:val="22"/>
          </w:rPr>
          <w:tab/>
        </w:r>
        <w:r w:rsidRPr="00666322">
          <w:rPr>
            <w:rStyle w:val="Hyperlink"/>
          </w:rPr>
          <w:t>View model</w:t>
        </w:r>
        <w:r>
          <w:rPr>
            <w:webHidden/>
          </w:rPr>
          <w:tab/>
        </w:r>
        <w:r>
          <w:rPr>
            <w:webHidden/>
          </w:rPr>
          <w:fldChar w:fldCharType="begin"/>
        </w:r>
        <w:r>
          <w:rPr>
            <w:webHidden/>
          </w:rPr>
          <w:instrText xml:space="preserve"> PAGEREF _Toc38649722 \h </w:instrText>
        </w:r>
        <w:r>
          <w:rPr>
            <w:webHidden/>
          </w:rPr>
        </w:r>
      </w:ins>
      <w:r>
        <w:rPr>
          <w:webHidden/>
        </w:rPr>
        <w:fldChar w:fldCharType="separate"/>
      </w:r>
      <w:ins w:id="80" w:author="DDS" w:date="2020-04-24T19:49:00Z">
        <w:r w:rsidR="006A5469">
          <w:rPr>
            <w:webHidden/>
          </w:rPr>
          <w:t>18</w:t>
        </w:r>
      </w:ins>
      <w:ins w:id="81" w:author="Ismat Halabi" w:date="2020-04-24T19:41:00Z">
        <w:r>
          <w:rPr>
            <w:webHidden/>
          </w:rPr>
          <w:fldChar w:fldCharType="end"/>
        </w:r>
        <w:r w:rsidRPr="00666322">
          <w:rPr>
            <w:rStyle w:val="Hyperlink"/>
          </w:rPr>
          <w:fldChar w:fldCharType="end"/>
        </w:r>
      </w:ins>
    </w:p>
    <w:p w:rsidR="00B16E5C" w:rsidRPr="00695D7B" w:rsidRDefault="00B16E5C">
      <w:pPr>
        <w:pStyle w:val="TOC2"/>
        <w:tabs>
          <w:tab w:val="left" w:pos="3402"/>
        </w:tabs>
        <w:rPr>
          <w:ins w:id="82" w:author="Ismat Halabi" w:date="2020-04-24T19:41:00Z"/>
          <w:rFonts w:ascii="Calibri" w:hAnsi="Calibri" w:cs="Times New Roman"/>
          <w:szCs w:val="22"/>
        </w:rPr>
      </w:pPr>
      <w:ins w:id="83" w:author="Ismat Halabi" w:date="2020-04-24T19:41:00Z">
        <w:r w:rsidRPr="00666322">
          <w:rPr>
            <w:rStyle w:val="Hyperlink"/>
          </w:rPr>
          <w:fldChar w:fldCharType="begin"/>
        </w:r>
        <w:r w:rsidRPr="00666322">
          <w:rPr>
            <w:rStyle w:val="Hyperlink"/>
          </w:rPr>
          <w:instrText xml:space="preserve"> </w:instrText>
        </w:r>
        <w:r>
          <w:instrText>HYPERLINK \l "_Toc38649723"</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6.3</w:t>
        </w:r>
        <w:r w:rsidRPr="00695D7B">
          <w:rPr>
            <w:rFonts w:ascii="Calibri" w:hAnsi="Calibri" w:cs="Times New Roman"/>
            <w:szCs w:val="22"/>
          </w:rPr>
          <w:tab/>
        </w:r>
        <w:r w:rsidRPr="00666322">
          <w:rPr>
            <w:rStyle w:val="Hyperlink"/>
          </w:rPr>
          <w:t>Reference to scenarios</w:t>
        </w:r>
        <w:r>
          <w:rPr>
            <w:webHidden/>
          </w:rPr>
          <w:tab/>
        </w:r>
        <w:r>
          <w:rPr>
            <w:webHidden/>
          </w:rPr>
          <w:fldChar w:fldCharType="begin"/>
        </w:r>
        <w:r>
          <w:rPr>
            <w:webHidden/>
          </w:rPr>
          <w:instrText xml:space="preserve"> PAGEREF _Toc38649723 \h </w:instrText>
        </w:r>
        <w:r>
          <w:rPr>
            <w:webHidden/>
          </w:rPr>
        </w:r>
      </w:ins>
      <w:r>
        <w:rPr>
          <w:webHidden/>
        </w:rPr>
        <w:fldChar w:fldCharType="separate"/>
      </w:r>
      <w:ins w:id="84" w:author="DDS" w:date="2020-04-24T19:49:00Z">
        <w:r w:rsidR="006A5469">
          <w:rPr>
            <w:webHidden/>
          </w:rPr>
          <w:t>36</w:t>
        </w:r>
      </w:ins>
      <w:ins w:id="85" w:author="Ismat Halabi" w:date="2020-04-24T19:41:00Z">
        <w:r>
          <w:rPr>
            <w:webHidden/>
          </w:rPr>
          <w:fldChar w:fldCharType="end"/>
        </w:r>
        <w:r w:rsidRPr="00666322">
          <w:rPr>
            <w:rStyle w:val="Hyperlink"/>
          </w:rPr>
          <w:fldChar w:fldCharType="end"/>
        </w:r>
      </w:ins>
    </w:p>
    <w:p w:rsidR="00B16E5C" w:rsidRPr="00695D7B" w:rsidRDefault="00B16E5C">
      <w:pPr>
        <w:pStyle w:val="TOC2"/>
        <w:tabs>
          <w:tab w:val="left" w:pos="3402"/>
        </w:tabs>
        <w:rPr>
          <w:ins w:id="86" w:author="Ismat Halabi" w:date="2020-04-24T19:41:00Z"/>
          <w:rFonts w:ascii="Calibri" w:hAnsi="Calibri" w:cs="Times New Roman"/>
          <w:szCs w:val="22"/>
        </w:rPr>
      </w:pPr>
      <w:ins w:id="87" w:author="Ismat Halabi" w:date="2020-04-24T19:41:00Z">
        <w:r w:rsidRPr="00666322">
          <w:rPr>
            <w:rStyle w:val="Hyperlink"/>
          </w:rPr>
          <w:fldChar w:fldCharType="begin"/>
        </w:r>
        <w:r w:rsidRPr="00666322">
          <w:rPr>
            <w:rStyle w:val="Hyperlink"/>
          </w:rPr>
          <w:instrText xml:space="preserve"> </w:instrText>
        </w:r>
        <w:r>
          <w:instrText>HYPERLINK \l "_Toc38649724"</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6.4</w:t>
        </w:r>
        <w:r w:rsidRPr="00695D7B">
          <w:rPr>
            <w:rFonts w:ascii="Calibri" w:hAnsi="Calibri" w:cs="Times New Roman"/>
            <w:szCs w:val="22"/>
          </w:rPr>
          <w:tab/>
        </w:r>
        <w:r w:rsidRPr="00666322">
          <w:rPr>
            <w:rStyle w:val="Hyperlink"/>
          </w:rPr>
          <w:t>O&amp;M layer</w:t>
        </w:r>
        <w:r>
          <w:rPr>
            <w:webHidden/>
          </w:rPr>
          <w:tab/>
        </w:r>
        <w:r>
          <w:rPr>
            <w:webHidden/>
          </w:rPr>
          <w:fldChar w:fldCharType="begin"/>
        </w:r>
        <w:r>
          <w:rPr>
            <w:webHidden/>
          </w:rPr>
          <w:instrText xml:space="preserve"> PAGEREF _Toc38649724 \h </w:instrText>
        </w:r>
        <w:r>
          <w:rPr>
            <w:webHidden/>
          </w:rPr>
        </w:r>
      </w:ins>
      <w:r>
        <w:rPr>
          <w:webHidden/>
        </w:rPr>
        <w:fldChar w:fldCharType="separate"/>
      </w:r>
      <w:ins w:id="88" w:author="DDS" w:date="2020-04-24T19:49:00Z">
        <w:r w:rsidR="006A5469">
          <w:rPr>
            <w:webHidden/>
          </w:rPr>
          <w:t>36</w:t>
        </w:r>
      </w:ins>
      <w:ins w:id="89" w:author="Ismat Halabi" w:date="2020-04-24T19:41:00Z">
        <w:r>
          <w:rPr>
            <w:webHidden/>
          </w:rPr>
          <w:fldChar w:fldCharType="end"/>
        </w:r>
        <w:r w:rsidRPr="00666322">
          <w:rPr>
            <w:rStyle w:val="Hyperlink"/>
          </w:rPr>
          <w:fldChar w:fldCharType="end"/>
        </w:r>
      </w:ins>
    </w:p>
    <w:p w:rsidR="00B16E5C" w:rsidRPr="00695D7B" w:rsidRDefault="00B16E5C">
      <w:pPr>
        <w:pStyle w:val="TOC2"/>
        <w:tabs>
          <w:tab w:val="left" w:pos="3402"/>
        </w:tabs>
        <w:rPr>
          <w:ins w:id="90" w:author="Ismat Halabi" w:date="2020-04-24T19:41:00Z"/>
          <w:rFonts w:ascii="Calibri" w:hAnsi="Calibri" w:cs="Times New Roman"/>
          <w:szCs w:val="22"/>
        </w:rPr>
      </w:pPr>
      <w:ins w:id="91" w:author="Ismat Halabi" w:date="2020-04-24T19:41:00Z">
        <w:r w:rsidRPr="00666322">
          <w:rPr>
            <w:rStyle w:val="Hyperlink"/>
          </w:rPr>
          <w:fldChar w:fldCharType="begin"/>
        </w:r>
        <w:r w:rsidRPr="00666322">
          <w:rPr>
            <w:rStyle w:val="Hyperlink"/>
          </w:rPr>
          <w:instrText xml:space="preserve"> </w:instrText>
        </w:r>
        <w:r>
          <w:instrText>HYPERLINK \l "_Toc38649725"</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6.5</w:t>
        </w:r>
        <w:r w:rsidRPr="00695D7B">
          <w:rPr>
            <w:rFonts w:ascii="Calibri" w:hAnsi="Calibri" w:cs="Times New Roman"/>
            <w:szCs w:val="22"/>
          </w:rPr>
          <w:tab/>
        </w:r>
        <w:r w:rsidRPr="00666322">
          <w:rPr>
            <w:rStyle w:val="Hyperlink"/>
          </w:rPr>
          <w:t>LRCI/ERCI Layer</w:t>
        </w:r>
        <w:r>
          <w:rPr>
            <w:webHidden/>
          </w:rPr>
          <w:tab/>
        </w:r>
        <w:r>
          <w:rPr>
            <w:webHidden/>
          </w:rPr>
          <w:fldChar w:fldCharType="begin"/>
        </w:r>
        <w:r>
          <w:rPr>
            <w:webHidden/>
          </w:rPr>
          <w:instrText xml:space="preserve"> PAGEREF _Toc38649725 \h </w:instrText>
        </w:r>
        <w:r>
          <w:rPr>
            <w:webHidden/>
          </w:rPr>
        </w:r>
      </w:ins>
      <w:r>
        <w:rPr>
          <w:webHidden/>
        </w:rPr>
        <w:fldChar w:fldCharType="separate"/>
      </w:r>
      <w:ins w:id="92" w:author="DDS" w:date="2020-04-24T19:49:00Z">
        <w:r w:rsidR="006A5469">
          <w:rPr>
            <w:webHidden/>
          </w:rPr>
          <w:t>41</w:t>
        </w:r>
      </w:ins>
      <w:ins w:id="93" w:author="Ismat Halabi" w:date="2020-04-24T19:41:00Z">
        <w:r>
          <w:rPr>
            <w:webHidden/>
          </w:rPr>
          <w:fldChar w:fldCharType="end"/>
        </w:r>
        <w:r w:rsidRPr="00666322">
          <w:rPr>
            <w:rStyle w:val="Hyperlink"/>
          </w:rPr>
          <w:fldChar w:fldCharType="end"/>
        </w:r>
      </w:ins>
    </w:p>
    <w:p w:rsidR="00B16E5C" w:rsidRPr="00695D7B" w:rsidRDefault="00B16E5C">
      <w:pPr>
        <w:pStyle w:val="TOC2"/>
        <w:tabs>
          <w:tab w:val="left" w:pos="3402"/>
        </w:tabs>
        <w:rPr>
          <w:ins w:id="94" w:author="Ismat Halabi" w:date="2020-04-24T19:41:00Z"/>
          <w:rFonts w:ascii="Calibri" w:hAnsi="Calibri" w:cs="Times New Roman"/>
          <w:szCs w:val="22"/>
        </w:rPr>
      </w:pPr>
      <w:ins w:id="95" w:author="Ismat Halabi" w:date="2020-04-24T19:41:00Z">
        <w:r w:rsidRPr="00666322">
          <w:rPr>
            <w:rStyle w:val="Hyperlink"/>
          </w:rPr>
          <w:fldChar w:fldCharType="begin"/>
        </w:r>
        <w:r w:rsidRPr="00666322">
          <w:rPr>
            <w:rStyle w:val="Hyperlink"/>
          </w:rPr>
          <w:instrText xml:space="preserve"> </w:instrText>
        </w:r>
        <w:r>
          <w:instrText>HYPERLINK \l "_Toc38649726"</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6.6</w:t>
        </w:r>
        <w:r w:rsidRPr="00695D7B">
          <w:rPr>
            <w:rFonts w:ascii="Calibri" w:hAnsi="Calibri" w:cs="Times New Roman"/>
            <w:szCs w:val="22"/>
          </w:rPr>
          <w:tab/>
        </w:r>
        <w:r w:rsidRPr="00666322">
          <w:rPr>
            <w:rStyle w:val="Hyperlink"/>
          </w:rPr>
          <w:t>Common Layer</w:t>
        </w:r>
        <w:r>
          <w:rPr>
            <w:webHidden/>
          </w:rPr>
          <w:tab/>
        </w:r>
        <w:r>
          <w:rPr>
            <w:webHidden/>
          </w:rPr>
          <w:fldChar w:fldCharType="begin"/>
        </w:r>
        <w:r>
          <w:rPr>
            <w:webHidden/>
          </w:rPr>
          <w:instrText xml:space="preserve"> PAGEREF _Toc38649726 \h </w:instrText>
        </w:r>
        <w:r>
          <w:rPr>
            <w:webHidden/>
          </w:rPr>
        </w:r>
      </w:ins>
      <w:r>
        <w:rPr>
          <w:webHidden/>
        </w:rPr>
        <w:fldChar w:fldCharType="separate"/>
      </w:r>
      <w:ins w:id="96" w:author="DDS" w:date="2020-04-24T19:49:00Z">
        <w:r w:rsidR="006A5469">
          <w:rPr>
            <w:webHidden/>
          </w:rPr>
          <w:t>41</w:t>
        </w:r>
      </w:ins>
      <w:ins w:id="97" w:author="Ismat Halabi" w:date="2020-04-24T19:41:00Z">
        <w:r>
          <w:rPr>
            <w:webHidden/>
          </w:rPr>
          <w:fldChar w:fldCharType="end"/>
        </w:r>
        <w:r w:rsidRPr="00666322">
          <w:rPr>
            <w:rStyle w:val="Hyperlink"/>
          </w:rPr>
          <w:fldChar w:fldCharType="end"/>
        </w:r>
      </w:ins>
    </w:p>
    <w:p w:rsidR="00B16E5C" w:rsidRPr="00695D7B" w:rsidRDefault="00B16E5C">
      <w:pPr>
        <w:pStyle w:val="TOC2"/>
        <w:tabs>
          <w:tab w:val="left" w:pos="3402"/>
        </w:tabs>
        <w:rPr>
          <w:ins w:id="98" w:author="Ismat Halabi" w:date="2020-04-24T19:41:00Z"/>
          <w:rFonts w:ascii="Calibri" w:hAnsi="Calibri" w:cs="Times New Roman"/>
          <w:szCs w:val="22"/>
        </w:rPr>
      </w:pPr>
      <w:ins w:id="99" w:author="Ismat Halabi" w:date="2020-04-24T19:41:00Z">
        <w:r w:rsidRPr="00666322">
          <w:rPr>
            <w:rStyle w:val="Hyperlink"/>
          </w:rPr>
          <w:fldChar w:fldCharType="begin"/>
        </w:r>
        <w:r w:rsidRPr="00666322">
          <w:rPr>
            <w:rStyle w:val="Hyperlink"/>
          </w:rPr>
          <w:instrText xml:space="preserve"> </w:instrText>
        </w:r>
        <w:r>
          <w:instrText>HYPERLINK \l "_Toc38649727"</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6.7</w:t>
        </w:r>
        <w:r w:rsidRPr="00695D7B">
          <w:rPr>
            <w:rFonts w:ascii="Calibri" w:hAnsi="Calibri" w:cs="Times New Roman"/>
            <w:szCs w:val="22"/>
          </w:rPr>
          <w:tab/>
        </w:r>
        <w:r w:rsidRPr="00666322">
          <w:rPr>
            <w:rStyle w:val="Hyperlink"/>
          </w:rPr>
          <w:t>Resource layer</w:t>
        </w:r>
        <w:r>
          <w:rPr>
            <w:webHidden/>
          </w:rPr>
          <w:tab/>
        </w:r>
        <w:r>
          <w:rPr>
            <w:webHidden/>
          </w:rPr>
          <w:fldChar w:fldCharType="begin"/>
        </w:r>
        <w:r>
          <w:rPr>
            <w:webHidden/>
          </w:rPr>
          <w:instrText xml:space="preserve"> PAGEREF _Toc38649727 \h </w:instrText>
        </w:r>
        <w:r>
          <w:rPr>
            <w:webHidden/>
          </w:rPr>
        </w:r>
      </w:ins>
      <w:r>
        <w:rPr>
          <w:webHidden/>
        </w:rPr>
        <w:fldChar w:fldCharType="separate"/>
      </w:r>
      <w:ins w:id="100" w:author="DDS" w:date="2020-04-24T19:49:00Z">
        <w:r w:rsidR="006A5469">
          <w:rPr>
            <w:webHidden/>
          </w:rPr>
          <w:t>44</w:t>
        </w:r>
      </w:ins>
      <w:ins w:id="101" w:author="Ismat Halabi" w:date="2020-04-24T19:41:00Z">
        <w:r>
          <w:rPr>
            <w:webHidden/>
          </w:rPr>
          <w:fldChar w:fldCharType="end"/>
        </w:r>
        <w:r w:rsidRPr="00666322">
          <w:rPr>
            <w:rStyle w:val="Hyperlink"/>
          </w:rPr>
          <w:fldChar w:fldCharType="end"/>
        </w:r>
      </w:ins>
    </w:p>
    <w:p w:rsidR="00B16E5C" w:rsidRPr="00695D7B" w:rsidRDefault="00B16E5C">
      <w:pPr>
        <w:pStyle w:val="TOC2"/>
        <w:tabs>
          <w:tab w:val="left" w:pos="3402"/>
        </w:tabs>
        <w:rPr>
          <w:ins w:id="102" w:author="Ismat Halabi" w:date="2020-04-24T19:41:00Z"/>
          <w:rFonts w:ascii="Calibri" w:hAnsi="Calibri" w:cs="Times New Roman"/>
          <w:szCs w:val="22"/>
        </w:rPr>
      </w:pPr>
      <w:ins w:id="103" w:author="Ismat Halabi" w:date="2020-04-24T19:41:00Z">
        <w:r w:rsidRPr="00666322">
          <w:rPr>
            <w:rStyle w:val="Hyperlink"/>
          </w:rPr>
          <w:fldChar w:fldCharType="begin"/>
        </w:r>
        <w:r w:rsidRPr="00666322">
          <w:rPr>
            <w:rStyle w:val="Hyperlink"/>
          </w:rPr>
          <w:instrText xml:space="preserve"> </w:instrText>
        </w:r>
        <w:r>
          <w:instrText>HYPERLINK \l "_Toc38649728"</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6.8</w:t>
        </w:r>
        <w:r w:rsidRPr="00695D7B">
          <w:rPr>
            <w:rFonts w:ascii="Calibri" w:hAnsi="Calibri" w:cs="Times New Roman"/>
            <w:szCs w:val="22"/>
          </w:rPr>
          <w:tab/>
        </w:r>
        <w:r w:rsidRPr="00666322">
          <w:rPr>
            <w:rStyle w:val="Hyperlink"/>
          </w:rPr>
          <w:t>Radio Modules</w:t>
        </w:r>
        <w:r>
          <w:rPr>
            <w:webHidden/>
          </w:rPr>
          <w:tab/>
        </w:r>
        <w:r>
          <w:rPr>
            <w:webHidden/>
          </w:rPr>
          <w:fldChar w:fldCharType="begin"/>
        </w:r>
        <w:r>
          <w:rPr>
            <w:webHidden/>
          </w:rPr>
          <w:instrText xml:space="preserve"> PAGEREF _Toc38649728 \h </w:instrText>
        </w:r>
        <w:r>
          <w:rPr>
            <w:webHidden/>
          </w:rPr>
        </w:r>
      </w:ins>
      <w:r>
        <w:rPr>
          <w:webHidden/>
        </w:rPr>
        <w:fldChar w:fldCharType="separate"/>
      </w:r>
      <w:ins w:id="104" w:author="DDS" w:date="2020-04-24T19:49:00Z">
        <w:r w:rsidR="006A5469">
          <w:rPr>
            <w:webHidden/>
          </w:rPr>
          <w:t>48</w:t>
        </w:r>
      </w:ins>
      <w:ins w:id="105" w:author="Ismat Halabi" w:date="2020-04-24T19:41:00Z">
        <w:r>
          <w:rPr>
            <w:webHidden/>
          </w:rPr>
          <w:fldChar w:fldCharType="end"/>
        </w:r>
        <w:r w:rsidRPr="00666322">
          <w:rPr>
            <w:rStyle w:val="Hyperlink"/>
          </w:rPr>
          <w:fldChar w:fldCharType="end"/>
        </w:r>
      </w:ins>
    </w:p>
    <w:p w:rsidR="00B16E5C" w:rsidRPr="00695D7B" w:rsidRDefault="00B16E5C">
      <w:pPr>
        <w:pStyle w:val="TOC2"/>
        <w:tabs>
          <w:tab w:val="left" w:pos="3402"/>
        </w:tabs>
        <w:rPr>
          <w:ins w:id="106" w:author="Ismat Halabi" w:date="2020-04-24T19:41:00Z"/>
          <w:rFonts w:ascii="Calibri" w:hAnsi="Calibri" w:cs="Times New Roman"/>
          <w:szCs w:val="22"/>
        </w:rPr>
      </w:pPr>
      <w:ins w:id="107" w:author="Ismat Halabi" w:date="2020-04-24T19:41:00Z">
        <w:r w:rsidRPr="00666322">
          <w:rPr>
            <w:rStyle w:val="Hyperlink"/>
          </w:rPr>
          <w:fldChar w:fldCharType="begin"/>
        </w:r>
        <w:r w:rsidRPr="00666322">
          <w:rPr>
            <w:rStyle w:val="Hyperlink"/>
          </w:rPr>
          <w:instrText xml:space="preserve"> </w:instrText>
        </w:r>
        <w:r>
          <w:instrText>HYPERLINK \l "_Toc38649729"</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6.9</w:t>
        </w:r>
        <w:r w:rsidRPr="00695D7B">
          <w:rPr>
            <w:rFonts w:ascii="Calibri" w:hAnsi="Calibri" w:cs="Times New Roman"/>
            <w:szCs w:val="22"/>
          </w:rPr>
          <w:tab/>
        </w:r>
        <w:r w:rsidRPr="00666322">
          <w:rPr>
            <w:rStyle w:val="Hyperlink"/>
          </w:rPr>
          <w:t>Hardware Abstraction Layer</w:t>
        </w:r>
        <w:r>
          <w:rPr>
            <w:webHidden/>
          </w:rPr>
          <w:tab/>
        </w:r>
        <w:r>
          <w:rPr>
            <w:webHidden/>
          </w:rPr>
          <w:fldChar w:fldCharType="begin"/>
        </w:r>
        <w:r>
          <w:rPr>
            <w:webHidden/>
          </w:rPr>
          <w:instrText xml:space="preserve"> PAGEREF _Toc38649729 \h </w:instrText>
        </w:r>
        <w:r>
          <w:rPr>
            <w:webHidden/>
          </w:rPr>
        </w:r>
      </w:ins>
      <w:r>
        <w:rPr>
          <w:webHidden/>
        </w:rPr>
        <w:fldChar w:fldCharType="separate"/>
      </w:r>
      <w:ins w:id="108" w:author="DDS" w:date="2020-04-24T19:49:00Z">
        <w:r w:rsidR="006A5469">
          <w:rPr>
            <w:webHidden/>
          </w:rPr>
          <w:t>50</w:t>
        </w:r>
      </w:ins>
      <w:ins w:id="109" w:author="Ismat Halabi" w:date="2020-04-24T19:41:00Z">
        <w:r>
          <w:rPr>
            <w:webHidden/>
          </w:rPr>
          <w:fldChar w:fldCharType="end"/>
        </w:r>
        <w:r w:rsidRPr="00666322">
          <w:rPr>
            <w:rStyle w:val="Hyperlink"/>
          </w:rPr>
          <w:fldChar w:fldCharType="end"/>
        </w:r>
      </w:ins>
    </w:p>
    <w:p w:rsidR="00B16E5C" w:rsidRPr="00695D7B" w:rsidRDefault="00B16E5C">
      <w:pPr>
        <w:pStyle w:val="TOC2"/>
        <w:tabs>
          <w:tab w:val="left" w:pos="3402"/>
        </w:tabs>
        <w:rPr>
          <w:ins w:id="110" w:author="Ismat Halabi" w:date="2020-04-24T19:41:00Z"/>
          <w:rFonts w:ascii="Calibri" w:hAnsi="Calibri" w:cs="Times New Roman"/>
          <w:szCs w:val="22"/>
        </w:rPr>
      </w:pPr>
      <w:ins w:id="111" w:author="Ismat Halabi" w:date="2020-04-24T19:41:00Z">
        <w:r w:rsidRPr="00666322">
          <w:rPr>
            <w:rStyle w:val="Hyperlink"/>
          </w:rPr>
          <w:fldChar w:fldCharType="begin"/>
        </w:r>
        <w:r w:rsidRPr="00666322">
          <w:rPr>
            <w:rStyle w:val="Hyperlink"/>
          </w:rPr>
          <w:instrText xml:space="preserve"> </w:instrText>
        </w:r>
        <w:r>
          <w:instrText>HYPERLINK \l "_Toc38649730"</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6.10</w:t>
        </w:r>
        <w:r w:rsidRPr="00695D7B">
          <w:rPr>
            <w:rFonts w:ascii="Calibri" w:hAnsi="Calibri" w:cs="Times New Roman"/>
            <w:szCs w:val="22"/>
          </w:rPr>
          <w:tab/>
        </w:r>
        <w:r w:rsidRPr="00666322">
          <w:rPr>
            <w:rStyle w:val="Hyperlink"/>
          </w:rPr>
          <w:t>The Driver Layer</w:t>
        </w:r>
        <w:r>
          <w:rPr>
            <w:webHidden/>
          </w:rPr>
          <w:tab/>
        </w:r>
        <w:r>
          <w:rPr>
            <w:webHidden/>
          </w:rPr>
          <w:fldChar w:fldCharType="begin"/>
        </w:r>
        <w:r>
          <w:rPr>
            <w:webHidden/>
          </w:rPr>
          <w:instrText xml:space="preserve"> PAGEREF _Toc38649730 \h </w:instrText>
        </w:r>
        <w:r>
          <w:rPr>
            <w:webHidden/>
          </w:rPr>
        </w:r>
      </w:ins>
      <w:r>
        <w:rPr>
          <w:webHidden/>
        </w:rPr>
        <w:fldChar w:fldCharType="separate"/>
      </w:r>
      <w:ins w:id="112" w:author="DDS" w:date="2020-04-24T19:49:00Z">
        <w:r w:rsidR="006A5469">
          <w:rPr>
            <w:webHidden/>
          </w:rPr>
          <w:t>50</w:t>
        </w:r>
      </w:ins>
      <w:ins w:id="113" w:author="Ismat Halabi" w:date="2020-04-24T19:41:00Z">
        <w:r>
          <w:rPr>
            <w:webHidden/>
          </w:rPr>
          <w:fldChar w:fldCharType="end"/>
        </w:r>
        <w:r w:rsidRPr="00666322">
          <w:rPr>
            <w:rStyle w:val="Hyperlink"/>
          </w:rPr>
          <w:fldChar w:fldCharType="end"/>
        </w:r>
      </w:ins>
    </w:p>
    <w:p w:rsidR="00B16E5C" w:rsidRPr="00695D7B" w:rsidRDefault="00B16E5C">
      <w:pPr>
        <w:pStyle w:val="TOC1"/>
        <w:tabs>
          <w:tab w:val="left" w:pos="3402"/>
        </w:tabs>
        <w:rPr>
          <w:ins w:id="114" w:author="Ismat Halabi" w:date="2020-04-24T19:41:00Z"/>
          <w:rFonts w:ascii="Calibri" w:hAnsi="Calibri" w:cs="Times New Roman"/>
          <w:szCs w:val="22"/>
        </w:rPr>
      </w:pPr>
      <w:ins w:id="115" w:author="Ismat Halabi" w:date="2020-04-24T19:41:00Z">
        <w:r w:rsidRPr="00666322">
          <w:rPr>
            <w:rStyle w:val="Hyperlink"/>
          </w:rPr>
          <w:fldChar w:fldCharType="begin"/>
        </w:r>
        <w:r w:rsidRPr="00666322">
          <w:rPr>
            <w:rStyle w:val="Hyperlink"/>
          </w:rPr>
          <w:instrText xml:space="preserve"> </w:instrText>
        </w:r>
        <w:r>
          <w:instrText>HYPERLINK \l "_Toc38649731"</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7</w:t>
        </w:r>
        <w:r w:rsidRPr="00695D7B">
          <w:rPr>
            <w:rFonts w:ascii="Calibri" w:hAnsi="Calibri" w:cs="Times New Roman"/>
            <w:szCs w:val="22"/>
          </w:rPr>
          <w:tab/>
        </w:r>
        <w:r w:rsidRPr="00666322">
          <w:rPr>
            <w:rStyle w:val="Hyperlink"/>
          </w:rPr>
          <w:t>Concurrency view</w:t>
        </w:r>
        <w:r>
          <w:rPr>
            <w:webHidden/>
          </w:rPr>
          <w:tab/>
        </w:r>
        <w:r>
          <w:rPr>
            <w:webHidden/>
          </w:rPr>
          <w:fldChar w:fldCharType="begin"/>
        </w:r>
        <w:r>
          <w:rPr>
            <w:webHidden/>
          </w:rPr>
          <w:instrText xml:space="preserve"> PAGEREF _Toc38649731 \h </w:instrText>
        </w:r>
        <w:r>
          <w:rPr>
            <w:webHidden/>
          </w:rPr>
        </w:r>
      </w:ins>
      <w:r>
        <w:rPr>
          <w:webHidden/>
        </w:rPr>
        <w:fldChar w:fldCharType="separate"/>
      </w:r>
      <w:ins w:id="116" w:author="DDS" w:date="2020-04-24T19:49:00Z">
        <w:r w:rsidR="006A5469">
          <w:rPr>
            <w:webHidden/>
          </w:rPr>
          <w:t>55</w:t>
        </w:r>
      </w:ins>
      <w:ins w:id="117" w:author="Ismat Halabi" w:date="2020-04-24T19:41:00Z">
        <w:r>
          <w:rPr>
            <w:webHidden/>
          </w:rPr>
          <w:fldChar w:fldCharType="end"/>
        </w:r>
        <w:r w:rsidRPr="00666322">
          <w:rPr>
            <w:rStyle w:val="Hyperlink"/>
          </w:rPr>
          <w:fldChar w:fldCharType="end"/>
        </w:r>
      </w:ins>
    </w:p>
    <w:p w:rsidR="00B16E5C" w:rsidRPr="00695D7B" w:rsidRDefault="00B16E5C">
      <w:pPr>
        <w:pStyle w:val="TOC2"/>
        <w:tabs>
          <w:tab w:val="left" w:pos="3402"/>
        </w:tabs>
        <w:rPr>
          <w:ins w:id="118" w:author="Ismat Halabi" w:date="2020-04-24T19:41:00Z"/>
          <w:rFonts w:ascii="Calibri" w:hAnsi="Calibri" w:cs="Times New Roman"/>
          <w:szCs w:val="22"/>
        </w:rPr>
      </w:pPr>
      <w:ins w:id="119" w:author="Ismat Halabi" w:date="2020-04-24T19:41:00Z">
        <w:r w:rsidRPr="00666322">
          <w:rPr>
            <w:rStyle w:val="Hyperlink"/>
          </w:rPr>
          <w:fldChar w:fldCharType="begin"/>
        </w:r>
        <w:r w:rsidRPr="00666322">
          <w:rPr>
            <w:rStyle w:val="Hyperlink"/>
          </w:rPr>
          <w:instrText xml:space="preserve"> </w:instrText>
        </w:r>
        <w:r>
          <w:instrText>HYPERLINK \l "_Toc38649732"</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7.1</w:t>
        </w:r>
        <w:r w:rsidRPr="00695D7B">
          <w:rPr>
            <w:rFonts w:ascii="Calibri" w:hAnsi="Calibri" w:cs="Times New Roman"/>
            <w:szCs w:val="22"/>
          </w:rPr>
          <w:tab/>
        </w:r>
        <w:r w:rsidRPr="00666322">
          <w:rPr>
            <w:rStyle w:val="Hyperlink"/>
          </w:rPr>
          <w:t>View specific principles</w:t>
        </w:r>
        <w:r>
          <w:rPr>
            <w:webHidden/>
          </w:rPr>
          <w:tab/>
        </w:r>
        <w:r>
          <w:rPr>
            <w:webHidden/>
          </w:rPr>
          <w:fldChar w:fldCharType="begin"/>
        </w:r>
        <w:r>
          <w:rPr>
            <w:webHidden/>
          </w:rPr>
          <w:instrText xml:space="preserve"> PAGEREF _Toc38649732 \h </w:instrText>
        </w:r>
        <w:r>
          <w:rPr>
            <w:webHidden/>
          </w:rPr>
        </w:r>
      </w:ins>
      <w:r>
        <w:rPr>
          <w:webHidden/>
        </w:rPr>
        <w:fldChar w:fldCharType="separate"/>
      </w:r>
      <w:ins w:id="120" w:author="DDS" w:date="2020-04-24T19:49:00Z">
        <w:r w:rsidR="006A5469">
          <w:rPr>
            <w:webHidden/>
          </w:rPr>
          <w:t>55</w:t>
        </w:r>
      </w:ins>
      <w:ins w:id="121" w:author="Ismat Halabi" w:date="2020-04-24T19:41:00Z">
        <w:r>
          <w:rPr>
            <w:webHidden/>
          </w:rPr>
          <w:fldChar w:fldCharType="end"/>
        </w:r>
        <w:r w:rsidRPr="00666322">
          <w:rPr>
            <w:rStyle w:val="Hyperlink"/>
          </w:rPr>
          <w:fldChar w:fldCharType="end"/>
        </w:r>
      </w:ins>
    </w:p>
    <w:p w:rsidR="00B16E5C" w:rsidRPr="00695D7B" w:rsidRDefault="00B16E5C">
      <w:pPr>
        <w:pStyle w:val="TOC2"/>
        <w:tabs>
          <w:tab w:val="left" w:pos="3402"/>
        </w:tabs>
        <w:rPr>
          <w:ins w:id="122" w:author="Ismat Halabi" w:date="2020-04-24T19:41:00Z"/>
          <w:rFonts w:ascii="Calibri" w:hAnsi="Calibri" w:cs="Times New Roman"/>
          <w:szCs w:val="22"/>
        </w:rPr>
      </w:pPr>
      <w:ins w:id="123" w:author="Ismat Halabi" w:date="2020-04-24T19:41:00Z">
        <w:r w:rsidRPr="00666322">
          <w:rPr>
            <w:rStyle w:val="Hyperlink"/>
          </w:rPr>
          <w:fldChar w:fldCharType="begin"/>
        </w:r>
        <w:r w:rsidRPr="00666322">
          <w:rPr>
            <w:rStyle w:val="Hyperlink"/>
          </w:rPr>
          <w:instrText xml:space="preserve"> </w:instrText>
        </w:r>
        <w:r>
          <w:instrText>HYPERLINK \l "_Toc38649733"</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7.2</w:t>
        </w:r>
        <w:r w:rsidRPr="00695D7B">
          <w:rPr>
            <w:rFonts w:ascii="Calibri" w:hAnsi="Calibri" w:cs="Times New Roman"/>
            <w:szCs w:val="22"/>
          </w:rPr>
          <w:tab/>
        </w:r>
        <w:r w:rsidRPr="00666322">
          <w:rPr>
            <w:rStyle w:val="Hyperlink"/>
          </w:rPr>
          <w:t>View model</w:t>
        </w:r>
        <w:r>
          <w:rPr>
            <w:webHidden/>
          </w:rPr>
          <w:tab/>
        </w:r>
        <w:r>
          <w:rPr>
            <w:webHidden/>
          </w:rPr>
          <w:fldChar w:fldCharType="begin"/>
        </w:r>
        <w:r>
          <w:rPr>
            <w:webHidden/>
          </w:rPr>
          <w:instrText xml:space="preserve"> PAGEREF _Toc38649733 \h </w:instrText>
        </w:r>
        <w:r>
          <w:rPr>
            <w:webHidden/>
          </w:rPr>
        </w:r>
      </w:ins>
      <w:r>
        <w:rPr>
          <w:webHidden/>
        </w:rPr>
        <w:fldChar w:fldCharType="separate"/>
      </w:r>
      <w:ins w:id="124" w:author="DDS" w:date="2020-04-24T19:49:00Z">
        <w:r w:rsidR="006A5469">
          <w:rPr>
            <w:webHidden/>
          </w:rPr>
          <w:t>55</w:t>
        </w:r>
      </w:ins>
      <w:ins w:id="125" w:author="Ismat Halabi" w:date="2020-04-24T19:41:00Z">
        <w:r>
          <w:rPr>
            <w:webHidden/>
          </w:rPr>
          <w:fldChar w:fldCharType="end"/>
        </w:r>
        <w:r w:rsidRPr="00666322">
          <w:rPr>
            <w:rStyle w:val="Hyperlink"/>
          </w:rPr>
          <w:fldChar w:fldCharType="end"/>
        </w:r>
      </w:ins>
    </w:p>
    <w:p w:rsidR="00B16E5C" w:rsidRPr="00695D7B" w:rsidRDefault="00B16E5C">
      <w:pPr>
        <w:pStyle w:val="TOC1"/>
        <w:tabs>
          <w:tab w:val="left" w:pos="3402"/>
        </w:tabs>
        <w:rPr>
          <w:ins w:id="126" w:author="Ismat Halabi" w:date="2020-04-24T19:41:00Z"/>
          <w:rFonts w:ascii="Calibri" w:hAnsi="Calibri" w:cs="Times New Roman"/>
          <w:szCs w:val="22"/>
        </w:rPr>
      </w:pPr>
      <w:ins w:id="127" w:author="Ismat Halabi" w:date="2020-04-24T19:41:00Z">
        <w:r w:rsidRPr="00666322">
          <w:rPr>
            <w:rStyle w:val="Hyperlink"/>
          </w:rPr>
          <w:fldChar w:fldCharType="begin"/>
        </w:r>
        <w:r w:rsidRPr="00666322">
          <w:rPr>
            <w:rStyle w:val="Hyperlink"/>
          </w:rPr>
          <w:instrText xml:space="preserve"> </w:instrText>
        </w:r>
        <w:r>
          <w:instrText>HYPERLINK \l "_Toc38649734"</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8</w:t>
        </w:r>
        <w:r w:rsidRPr="00695D7B">
          <w:rPr>
            <w:rFonts w:ascii="Calibri" w:hAnsi="Calibri" w:cs="Times New Roman"/>
            <w:szCs w:val="22"/>
          </w:rPr>
          <w:tab/>
        </w:r>
        <w:r w:rsidRPr="00666322">
          <w:rPr>
            <w:rStyle w:val="Hyperlink"/>
          </w:rPr>
          <w:t>Deployment view</w:t>
        </w:r>
        <w:r>
          <w:rPr>
            <w:webHidden/>
          </w:rPr>
          <w:tab/>
        </w:r>
        <w:r>
          <w:rPr>
            <w:webHidden/>
          </w:rPr>
          <w:fldChar w:fldCharType="begin"/>
        </w:r>
        <w:r>
          <w:rPr>
            <w:webHidden/>
          </w:rPr>
          <w:instrText xml:space="preserve"> PAGEREF _Toc38649734 \h </w:instrText>
        </w:r>
        <w:r>
          <w:rPr>
            <w:webHidden/>
          </w:rPr>
        </w:r>
      </w:ins>
      <w:r>
        <w:rPr>
          <w:webHidden/>
        </w:rPr>
        <w:fldChar w:fldCharType="separate"/>
      </w:r>
      <w:ins w:id="128" w:author="DDS" w:date="2020-04-24T19:49:00Z">
        <w:r w:rsidR="006A5469">
          <w:rPr>
            <w:webHidden/>
          </w:rPr>
          <w:t>58</w:t>
        </w:r>
      </w:ins>
      <w:ins w:id="129" w:author="Ismat Halabi" w:date="2020-04-24T19:41:00Z">
        <w:r>
          <w:rPr>
            <w:webHidden/>
          </w:rPr>
          <w:fldChar w:fldCharType="end"/>
        </w:r>
        <w:r w:rsidRPr="00666322">
          <w:rPr>
            <w:rStyle w:val="Hyperlink"/>
          </w:rPr>
          <w:fldChar w:fldCharType="end"/>
        </w:r>
      </w:ins>
    </w:p>
    <w:p w:rsidR="00B16E5C" w:rsidRPr="00695D7B" w:rsidRDefault="00B16E5C">
      <w:pPr>
        <w:pStyle w:val="TOC2"/>
        <w:tabs>
          <w:tab w:val="left" w:pos="3402"/>
        </w:tabs>
        <w:rPr>
          <w:ins w:id="130" w:author="Ismat Halabi" w:date="2020-04-24T19:41:00Z"/>
          <w:rFonts w:ascii="Calibri" w:hAnsi="Calibri" w:cs="Times New Roman"/>
          <w:szCs w:val="22"/>
        </w:rPr>
      </w:pPr>
      <w:ins w:id="131" w:author="Ismat Halabi" w:date="2020-04-24T19:41:00Z">
        <w:r w:rsidRPr="00666322">
          <w:rPr>
            <w:rStyle w:val="Hyperlink"/>
          </w:rPr>
          <w:fldChar w:fldCharType="begin"/>
        </w:r>
        <w:r w:rsidRPr="00666322">
          <w:rPr>
            <w:rStyle w:val="Hyperlink"/>
          </w:rPr>
          <w:instrText xml:space="preserve"> </w:instrText>
        </w:r>
        <w:r>
          <w:instrText>HYPERLINK \l "_Toc38649735"</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8.1</w:t>
        </w:r>
        <w:r w:rsidRPr="00695D7B">
          <w:rPr>
            <w:rFonts w:ascii="Calibri" w:hAnsi="Calibri" w:cs="Times New Roman"/>
            <w:szCs w:val="22"/>
          </w:rPr>
          <w:tab/>
        </w:r>
        <w:r w:rsidRPr="00666322">
          <w:rPr>
            <w:rStyle w:val="Hyperlink"/>
          </w:rPr>
          <w:t>View specific principles</w:t>
        </w:r>
        <w:r>
          <w:rPr>
            <w:webHidden/>
          </w:rPr>
          <w:tab/>
        </w:r>
        <w:r>
          <w:rPr>
            <w:webHidden/>
          </w:rPr>
          <w:fldChar w:fldCharType="begin"/>
        </w:r>
        <w:r>
          <w:rPr>
            <w:webHidden/>
          </w:rPr>
          <w:instrText xml:space="preserve"> PAGEREF _Toc38649735 \h </w:instrText>
        </w:r>
        <w:r>
          <w:rPr>
            <w:webHidden/>
          </w:rPr>
        </w:r>
      </w:ins>
      <w:r>
        <w:rPr>
          <w:webHidden/>
        </w:rPr>
        <w:fldChar w:fldCharType="separate"/>
      </w:r>
      <w:ins w:id="132" w:author="DDS" w:date="2020-04-24T19:49:00Z">
        <w:r w:rsidR="006A5469">
          <w:rPr>
            <w:webHidden/>
          </w:rPr>
          <w:t>58</w:t>
        </w:r>
      </w:ins>
      <w:ins w:id="133" w:author="Ismat Halabi" w:date="2020-04-24T19:41:00Z">
        <w:r>
          <w:rPr>
            <w:webHidden/>
          </w:rPr>
          <w:fldChar w:fldCharType="end"/>
        </w:r>
        <w:r w:rsidRPr="00666322">
          <w:rPr>
            <w:rStyle w:val="Hyperlink"/>
          </w:rPr>
          <w:fldChar w:fldCharType="end"/>
        </w:r>
      </w:ins>
    </w:p>
    <w:p w:rsidR="00B16E5C" w:rsidRPr="00695D7B" w:rsidRDefault="00B16E5C">
      <w:pPr>
        <w:pStyle w:val="TOC2"/>
        <w:tabs>
          <w:tab w:val="left" w:pos="3402"/>
        </w:tabs>
        <w:rPr>
          <w:ins w:id="134" w:author="Ismat Halabi" w:date="2020-04-24T19:41:00Z"/>
          <w:rFonts w:ascii="Calibri" w:hAnsi="Calibri" w:cs="Times New Roman"/>
          <w:szCs w:val="22"/>
        </w:rPr>
      </w:pPr>
      <w:ins w:id="135" w:author="Ismat Halabi" w:date="2020-04-24T19:41:00Z">
        <w:r w:rsidRPr="00666322">
          <w:rPr>
            <w:rStyle w:val="Hyperlink"/>
          </w:rPr>
          <w:fldChar w:fldCharType="begin"/>
        </w:r>
        <w:r w:rsidRPr="00666322">
          <w:rPr>
            <w:rStyle w:val="Hyperlink"/>
          </w:rPr>
          <w:instrText xml:space="preserve"> </w:instrText>
        </w:r>
        <w:r>
          <w:instrText>HYPERLINK \l "_Toc38649736"</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8.2</w:t>
        </w:r>
        <w:r w:rsidRPr="00695D7B">
          <w:rPr>
            <w:rFonts w:ascii="Calibri" w:hAnsi="Calibri" w:cs="Times New Roman"/>
            <w:szCs w:val="22"/>
          </w:rPr>
          <w:tab/>
        </w:r>
        <w:r w:rsidRPr="00666322">
          <w:rPr>
            <w:rStyle w:val="Hyperlink"/>
          </w:rPr>
          <w:t>LMC</w:t>
        </w:r>
        <w:r>
          <w:rPr>
            <w:webHidden/>
          </w:rPr>
          <w:tab/>
        </w:r>
        <w:r>
          <w:rPr>
            <w:webHidden/>
          </w:rPr>
          <w:fldChar w:fldCharType="begin"/>
        </w:r>
        <w:r>
          <w:rPr>
            <w:webHidden/>
          </w:rPr>
          <w:instrText xml:space="preserve"> PAGEREF _Toc38649736 \h </w:instrText>
        </w:r>
        <w:r>
          <w:rPr>
            <w:webHidden/>
          </w:rPr>
        </w:r>
      </w:ins>
      <w:r>
        <w:rPr>
          <w:webHidden/>
        </w:rPr>
        <w:fldChar w:fldCharType="separate"/>
      </w:r>
      <w:ins w:id="136" w:author="DDS" w:date="2020-04-24T19:49:00Z">
        <w:r w:rsidR="006A5469">
          <w:rPr>
            <w:webHidden/>
          </w:rPr>
          <w:t>58</w:t>
        </w:r>
      </w:ins>
      <w:ins w:id="137" w:author="Ismat Halabi" w:date="2020-04-24T19:41:00Z">
        <w:r>
          <w:rPr>
            <w:webHidden/>
          </w:rPr>
          <w:fldChar w:fldCharType="end"/>
        </w:r>
        <w:r w:rsidRPr="00666322">
          <w:rPr>
            <w:rStyle w:val="Hyperlink"/>
          </w:rPr>
          <w:fldChar w:fldCharType="end"/>
        </w:r>
      </w:ins>
    </w:p>
    <w:p w:rsidR="00B16E5C" w:rsidRPr="00695D7B" w:rsidRDefault="00B16E5C">
      <w:pPr>
        <w:pStyle w:val="TOC2"/>
        <w:tabs>
          <w:tab w:val="left" w:pos="3402"/>
        </w:tabs>
        <w:rPr>
          <w:ins w:id="138" w:author="Ismat Halabi" w:date="2020-04-24T19:41:00Z"/>
          <w:rFonts w:ascii="Calibri" w:hAnsi="Calibri" w:cs="Times New Roman"/>
          <w:szCs w:val="22"/>
        </w:rPr>
      </w:pPr>
      <w:ins w:id="139" w:author="Ismat Halabi" w:date="2020-04-24T19:41:00Z">
        <w:r w:rsidRPr="00666322">
          <w:rPr>
            <w:rStyle w:val="Hyperlink"/>
          </w:rPr>
          <w:fldChar w:fldCharType="begin"/>
        </w:r>
        <w:r w:rsidRPr="00666322">
          <w:rPr>
            <w:rStyle w:val="Hyperlink"/>
          </w:rPr>
          <w:instrText xml:space="preserve"> </w:instrText>
        </w:r>
        <w:r>
          <w:instrText>HYPERLINK \l "_Toc38649737"</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8.3</w:t>
        </w:r>
        <w:r w:rsidRPr="00695D7B">
          <w:rPr>
            <w:rFonts w:ascii="Calibri" w:hAnsi="Calibri" w:cs="Times New Roman"/>
            <w:szCs w:val="22"/>
          </w:rPr>
          <w:tab/>
        </w:r>
        <w:r w:rsidRPr="00666322">
          <w:rPr>
            <w:rStyle w:val="Hyperlink"/>
          </w:rPr>
          <w:t>Flash</w:t>
        </w:r>
        <w:r>
          <w:rPr>
            <w:webHidden/>
          </w:rPr>
          <w:tab/>
        </w:r>
        <w:r>
          <w:rPr>
            <w:webHidden/>
          </w:rPr>
          <w:fldChar w:fldCharType="begin"/>
        </w:r>
        <w:r>
          <w:rPr>
            <w:webHidden/>
          </w:rPr>
          <w:instrText xml:space="preserve"> PAGEREF _Toc38649737 \h </w:instrText>
        </w:r>
        <w:r>
          <w:rPr>
            <w:webHidden/>
          </w:rPr>
        </w:r>
      </w:ins>
      <w:r>
        <w:rPr>
          <w:webHidden/>
        </w:rPr>
        <w:fldChar w:fldCharType="separate"/>
      </w:r>
      <w:ins w:id="140" w:author="DDS" w:date="2020-04-24T19:49:00Z">
        <w:r w:rsidR="006A5469">
          <w:rPr>
            <w:webHidden/>
          </w:rPr>
          <w:t>61</w:t>
        </w:r>
      </w:ins>
      <w:ins w:id="141" w:author="Ismat Halabi" w:date="2020-04-24T19:41:00Z">
        <w:r>
          <w:rPr>
            <w:webHidden/>
          </w:rPr>
          <w:fldChar w:fldCharType="end"/>
        </w:r>
        <w:r w:rsidRPr="00666322">
          <w:rPr>
            <w:rStyle w:val="Hyperlink"/>
          </w:rPr>
          <w:fldChar w:fldCharType="end"/>
        </w:r>
      </w:ins>
    </w:p>
    <w:p w:rsidR="00B16E5C" w:rsidRPr="00695D7B" w:rsidRDefault="00B16E5C">
      <w:pPr>
        <w:pStyle w:val="TOC2"/>
        <w:tabs>
          <w:tab w:val="left" w:pos="3402"/>
        </w:tabs>
        <w:rPr>
          <w:ins w:id="142" w:author="Ismat Halabi" w:date="2020-04-24T19:41:00Z"/>
          <w:rFonts w:ascii="Calibri" w:hAnsi="Calibri" w:cs="Times New Roman"/>
          <w:szCs w:val="22"/>
        </w:rPr>
      </w:pPr>
      <w:ins w:id="143" w:author="Ismat Halabi" w:date="2020-04-24T19:41:00Z">
        <w:r w:rsidRPr="00666322">
          <w:rPr>
            <w:rStyle w:val="Hyperlink"/>
          </w:rPr>
          <w:fldChar w:fldCharType="begin"/>
        </w:r>
        <w:r w:rsidRPr="00666322">
          <w:rPr>
            <w:rStyle w:val="Hyperlink"/>
          </w:rPr>
          <w:instrText xml:space="preserve"> </w:instrText>
        </w:r>
        <w:r>
          <w:instrText>HYPERLINK \l "_Toc38649738"</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8.4</w:t>
        </w:r>
        <w:r w:rsidRPr="00695D7B">
          <w:rPr>
            <w:rFonts w:ascii="Calibri" w:hAnsi="Calibri" w:cs="Times New Roman"/>
            <w:szCs w:val="22"/>
          </w:rPr>
          <w:tab/>
        </w:r>
        <w:r w:rsidRPr="00666322">
          <w:rPr>
            <w:rStyle w:val="Hyperlink"/>
          </w:rPr>
          <w:t>RAM</w:t>
        </w:r>
        <w:r>
          <w:rPr>
            <w:webHidden/>
          </w:rPr>
          <w:tab/>
        </w:r>
        <w:r>
          <w:rPr>
            <w:webHidden/>
          </w:rPr>
          <w:fldChar w:fldCharType="begin"/>
        </w:r>
        <w:r>
          <w:rPr>
            <w:webHidden/>
          </w:rPr>
          <w:instrText xml:space="preserve"> PAGEREF _Toc38649738 \h </w:instrText>
        </w:r>
        <w:r>
          <w:rPr>
            <w:webHidden/>
          </w:rPr>
        </w:r>
      </w:ins>
      <w:r>
        <w:rPr>
          <w:webHidden/>
        </w:rPr>
        <w:fldChar w:fldCharType="separate"/>
      </w:r>
      <w:ins w:id="144" w:author="DDS" w:date="2020-04-24T19:49:00Z">
        <w:r w:rsidR="006A5469">
          <w:rPr>
            <w:webHidden/>
          </w:rPr>
          <w:t>64</w:t>
        </w:r>
      </w:ins>
      <w:ins w:id="145" w:author="Ismat Halabi" w:date="2020-04-24T19:41:00Z">
        <w:r>
          <w:rPr>
            <w:webHidden/>
          </w:rPr>
          <w:fldChar w:fldCharType="end"/>
        </w:r>
        <w:r w:rsidRPr="00666322">
          <w:rPr>
            <w:rStyle w:val="Hyperlink"/>
          </w:rPr>
          <w:fldChar w:fldCharType="end"/>
        </w:r>
      </w:ins>
    </w:p>
    <w:p w:rsidR="00B16E5C" w:rsidRPr="00695D7B" w:rsidRDefault="00B16E5C">
      <w:pPr>
        <w:pStyle w:val="TOC1"/>
        <w:tabs>
          <w:tab w:val="left" w:pos="3402"/>
        </w:tabs>
        <w:rPr>
          <w:ins w:id="146" w:author="Ismat Halabi" w:date="2020-04-24T19:41:00Z"/>
          <w:rFonts w:ascii="Calibri" w:hAnsi="Calibri" w:cs="Times New Roman"/>
          <w:szCs w:val="22"/>
        </w:rPr>
      </w:pPr>
      <w:ins w:id="147" w:author="Ismat Halabi" w:date="2020-04-24T19:41:00Z">
        <w:r w:rsidRPr="00666322">
          <w:rPr>
            <w:rStyle w:val="Hyperlink"/>
          </w:rPr>
          <w:fldChar w:fldCharType="begin"/>
        </w:r>
        <w:r w:rsidRPr="00666322">
          <w:rPr>
            <w:rStyle w:val="Hyperlink"/>
          </w:rPr>
          <w:instrText xml:space="preserve"> </w:instrText>
        </w:r>
        <w:r>
          <w:instrText>HYPERLINK \l "_Toc38649739"</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9</w:t>
        </w:r>
        <w:r w:rsidRPr="00695D7B">
          <w:rPr>
            <w:rFonts w:ascii="Calibri" w:hAnsi="Calibri" w:cs="Times New Roman"/>
            <w:szCs w:val="22"/>
          </w:rPr>
          <w:tab/>
        </w:r>
        <w:r w:rsidRPr="00666322">
          <w:rPr>
            <w:rStyle w:val="Hyperlink"/>
          </w:rPr>
          <w:t>Development view</w:t>
        </w:r>
        <w:r>
          <w:rPr>
            <w:webHidden/>
          </w:rPr>
          <w:tab/>
        </w:r>
        <w:r>
          <w:rPr>
            <w:webHidden/>
          </w:rPr>
          <w:fldChar w:fldCharType="begin"/>
        </w:r>
        <w:r>
          <w:rPr>
            <w:webHidden/>
          </w:rPr>
          <w:instrText xml:space="preserve"> PAGEREF _Toc38649739 \h </w:instrText>
        </w:r>
        <w:r>
          <w:rPr>
            <w:webHidden/>
          </w:rPr>
        </w:r>
      </w:ins>
      <w:r>
        <w:rPr>
          <w:webHidden/>
        </w:rPr>
        <w:fldChar w:fldCharType="separate"/>
      </w:r>
      <w:ins w:id="148" w:author="DDS" w:date="2020-04-24T19:49:00Z">
        <w:r w:rsidR="006A5469">
          <w:rPr>
            <w:webHidden/>
          </w:rPr>
          <w:t>64</w:t>
        </w:r>
      </w:ins>
      <w:ins w:id="149" w:author="Ismat Halabi" w:date="2020-04-24T19:41:00Z">
        <w:r>
          <w:rPr>
            <w:webHidden/>
          </w:rPr>
          <w:fldChar w:fldCharType="end"/>
        </w:r>
        <w:r w:rsidRPr="00666322">
          <w:rPr>
            <w:rStyle w:val="Hyperlink"/>
          </w:rPr>
          <w:fldChar w:fldCharType="end"/>
        </w:r>
      </w:ins>
    </w:p>
    <w:p w:rsidR="00B16E5C" w:rsidRPr="00695D7B" w:rsidRDefault="00B16E5C">
      <w:pPr>
        <w:pStyle w:val="TOC2"/>
        <w:tabs>
          <w:tab w:val="left" w:pos="3402"/>
        </w:tabs>
        <w:rPr>
          <w:ins w:id="150" w:author="Ismat Halabi" w:date="2020-04-24T19:41:00Z"/>
          <w:rFonts w:ascii="Calibri" w:hAnsi="Calibri" w:cs="Times New Roman"/>
          <w:szCs w:val="22"/>
        </w:rPr>
      </w:pPr>
      <w:ins w:id="151" w:author="Ismat Halabi" w:date="2020-04-24T19:41:00Z">
        <w:r w:rsidRPr="00666322">
          <w:rPr>
            <w:rStyle w:val="Hyperlink"/>
          </w:rPr>
          <w:fldChar w:fldCharType="begin"/>
        </w:r>
        <w:r w:rsidRPr="00666322">
          <w:rPr>
            <w:rStyle w:val="Hyperlink"/>
          </w:rPr>
          <w:instrText xml:space="preserve"> </w:instrText>
        </w:r>
        <w:r>
          <w:instrText>HYPERLINK \l "_Toc38649740"</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9.1</w:t>
        </w:r>
        <w:r w:rsidRPr="00695D7B">
          <w:rPr>
            <w:rFonts w:ascii="Calibri" w:hAnsi="Calibri" w:cs="Times New Roman"/>
            <w:szCs w:val="22"/>
          </w:rPr>
          <w:tab/>
        </w:r>
        <w:r w:rsidRPr="00666322">
          <w:rPr>
            <w:rStyle w:val="Hyperlink"/>
          </w:rPr>
          <w:t>View specific principles</w:t>
        </w:r>
        <w:r>
          <w:rPr>
            <w:webHidden/>
          </w:rPr>
          <w:tab/>
        </w:r>
        <w:r>
          <w:rPr>
            <w:webHidden/>
          </w:rPr>
          <w:fldChar w:fldCharType="begin"/>
        </w:r>
        <w:r>
          <w:rPr>
            <w:webHidden/>
          </w:rPr>
          <w:instrText xml:space="preserve"> PAGEREF _Toc38649740 \h </w:instrText>
        </w:r>
        <w:r>
          <w:rPr>
            <w:webHidden/>
          </w:rPr>
        </w:r>
      </w:ins>
      <w:r>
        <w:rPr>
          <w:webHidden/>
        </w:rPr>
        <w:fldChar w:fldCharType="separate"/>
      </w:r>
      <w:ins w:id="152" w:author="DDS" w:date="2020-04-24T19:49:00Z">
        <w:r w:rsidR="006A5469">
          <w:rPr>
            <w:webHidden/>
          </w:rPr>
          <w:t>64</w:t>
        </w:r>
      </w:ins>
      <w:ins w:id="153" w:author="Ismat Halabi" w:date="2020-04-24T19:41:00Z">
        <w:r>
          <w:rPr>
            <w:webHidden/>
          </w:rPr>
          <w:fldChar w:fldCharType="end"/>
        </w:r>
        <w:r w:rsidRPr="00666322">
          <w:rPr>
            <w:rStyle w:val="Hyperlink"/>
          </w:rPr>
          <w:fldChar w:fldCharType="end"/>
        </w:r>
      </w:ins>
    </w:p>
    <w:p w:rsidR="00B16E5C" w:rsidRPr="00695D7B" w:rsidRDefault="00B16E5C">
      <w:pPr>
        <w:pStyle w:val="TOC2"/>
        <w:tabs>
          <w:tab w:val="left" w:pos="3402"/>
        </w:tabs>
        <w:rPr>
          <w:ins w:id="154" w:author="Ismat Halabi" w:date="2020-04-24T19:41:00Z"/>
          <w:rFonts w:ascii="Calibri" w:hAnsi="Calibri" w:cs="Times New Roman"/>
          <w:szCs w:val="22"/>
        </w:rPr>
      </w:pPr>
      <w:ins w:id="155" w:author="Ismat Halabi" w:date="2020-04-24T19:41:00Z">
        <w:r w:rsidRPr="00666322">
          <w:rPr>
            <w:rStyle w:val="Hyperlink"/>
          </w:rPr>
          <w:fldChar w:fldCharType="begin"/>
        </w:r>
        <w:r w:rsidRPr="00666322">
          <w:rPr>
            <w:rStyle w:val="Hyperlink"/>
          </w:rPr>
          <w:instrText xml:space="preserve"> </w:instrText>
        </w:r>
        <w:r>
          <w:instrText>HYPERLINK \l "_Toc38649741"</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9.2</w:t>
        </w:r>
        <w:r w:rsidRPr="00695D7B">
          <w:rPr>
            <w:rFonts w:ascii="Calibri" w:hAnsi="Calibri" w:cs="Times New Roman"/>
            <w:szCs w:val="22"/>
          </w:rPr>
          <w:tab/>
        </w:r>
        <w:r w:rsidRPr="00666322">
          <w:rPr>
            <w:rStyle w:val="Hyperlink"/>
          </w:rPr>
          <w:t>View model</w:t>
        </w:r>
        <w:r>
          <w:rPr>
            <w:webHidden/>
          </w:rPr>
          <w:tab/>
        </w:r>
        <w:r>
          <w:rPr>
            <w:webHidden/>
          </w:rPr>
          <w:fldChar w:fldCharType="begin"/>
        </w:r>
        <w:r>
          <w:rPr>
            <w:webHidden/>
          </w:rPr>
          <w:instrText xml:space="preserve"> PAGEREF _Toc38649741 \h </w:instrText>
        </w:r>
        <w:r>
          <w:rPr>
            <w:webHidden/>
          </w:rPr>
        </w:r>
      </w:ins>
      <w:r>
        <w:rPr>
          <w:webHidden/>
        </w:rPr>
        <w:fldChar w:fldCharType="separate"/>
      </w:r>
      <w:ins w:id="156" w:author="DDS" w:date="2020-04-24T19:49:00Z">
        <w:r w:rsidR="006A5469">
          <w:rPr>
            <w:webHidden/>
          </w:rPr>
          <w:t>65</w:t>
        </w:r>
      </w:ins>
      <w:ins w:id="157" w:author="Ismat Halabi" w:date="2020-04-24T19:41:00Z">
        <w:r>
          <w:rPr>
            <w:webHidden/>
          </w:rPr>
          <w:fldChar w:fldCharType="end"/>
        </w:r>
        <w:r w:rsidRPr="00666322">
          <w:rPr>
            <w:rStyle w:val="Hyperlink"/>
          </w:rPr>
          <w:fldChar w:fldCharType="end"/>
        </w:r>
      </w:ins>
    </w:p>
    <w:p w:rsidR="00B16E5C" w:rsidRPr="00695D7B" w:rsidRDefault="00B16E5C">
      <w:pPr>
        <w:pStyle w:val="TOC2"/>
        <w:tabs>
          <w:tab w:val="left" w:pos="3402"/>
        </w:tabs>
        <w:rPr>
          <w:ins w:id="158" w:author="Ismat Halabi" w:date="2020-04-24T19:41:00Z"/>
          <w:rFonts w:ascii="Calibri" w:hAnsi="Calibri" w:cs="Times New Roman"/>
          <w:szCs w:val="22"/>
        </w:rPr>
      </w:pPr>
      <w:ins w:id="159" w:author="Ismat Halabi" w:date="2020-04-24T19:41:00Z">
        <w:r w:rsidRPr="00666322">
          <w:rPr>
            <w:rStyle w:val="Hyperlink"/>
          </w:rPr>
          <w:fldChar w:fldCharType="begin"/>
        </w:r>
        <w:r w:rsidRPr="00666322">
          <w:rPr>
            <w:rStyle w:val="Hyperlink"/>
          </w:rPr>
          <w:instrText xml:space="preserve"> </w:instrText>
        </w:r>
        <w:r>
          <w:instrText>HYPERLINK \l "_Toc38649742"</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9.3</w:t>
        </w:r>
        <w:r w:rsidRPr="00695D7B">
          <w:rPr>
            <w:rFonts w:ascii="Calibri" w:hAnsi="Calibri" w:cs="Times New Roman"/>
            <w:szCs w:val="22"/>
          </w:rPr>
          <w:tab/>
        </w:r>
        <w:r w:rsidRPr="00666322">
          <w:rPr>
            <w:rStyle w:val="Hyperlink"/>
          </w:rPr>
          <w:t>Design rules</w:t>
        </w:r>
        <w:r>
          <w:rPr>
            <w:webHidden/>
          </w:rPr>
          <w:tab/>
        </w:r>
        <w:r>
          <w:rPr>
            <w:webHidden/>
          </w:rPr>
          <w:fldChar w:fldCharType="begin"/>
        </w:r>
        <w:r>
          <w:rPr>
            <w:webHidden/>
          </w:rPr>
          <w:instrText xml:space="preserve"> PAGEREF _Toc38649742 \h </w:instrText>
        </w:r>
        <w:r>
          <w:rPr>
            <w:webHidden/>
          </w:rPr>
        </w:r>
      </w:ins>
      <w:r>
        <w:rPr>
          <w:webHidden/>
        </w:rPr>
        <w:fldChar w:fldCharType="separate"/>
      </w:r>
      <w:ins w:id="160" w:author="DDS" w:date="2020-04-24T19:49:00Z">
        <w:r w:rsidR="006A5469">
          <w:rPr>
            <w:webHidden/>
          </w:rPr>
          <w:t>65</w:t>
        </w:r>
      </w:ins>
      <w:ins w:id="161" w:author="Ismat Halabi" w:date="2020-04-24T19:41:00Z">
        <w:r>
          <w:rPr>
            <w:webHidden/>
          </w:rPr>
          <w:fldChar w:fldCharType="end"/>
        </w:r>
        <w:r w:rsidRPr="00666322">
          <w:rPr>
            <w:rStyle w:val="Hyperlink"/>
          </w:rPr>
          <w:fldChar w:fldCharType="end"/>
        </w:r>
      </w:ins>
    </w:p>
    <w:p w:rsidR="00B16E5C" w:rsidRPr="00695D7B" w:rsidRDefault="00B16E5C">
      <w:pPr>
        <w:pStyle w:val="TOC2"/>
        <w:tabs>
          <w:tab w:val="left" w:pos="3402"/>
        </w:tabs>
        <w:rPr>
          <w:ins w:id="162" w:author="Ismat Halabi" w:date="2020-04-24T19:41:00Z"/>
          <w:rFonts w:ascii="Calibri" w:hAnsi="Calibri" w:cs="Times New Roman"/>
          <w:szCs w:val="22"/>
        </w:rPr>
      </w:pPr>
      <w:ins w:id="163" w:author="Ismat Halabi" w:date="2020-04-24T19:41:00Z">
        <w:r w:rsidRPr="00666322">
          <w:rPr>
            <w:rStyle w:val="Hyperlink"/>
          </w:rPr>
          <w:fldChar w:fldCharType="begin"/>
        </w:r>
        <w:r w:rsidRPr="00666322">
          <w:rPr>
            <w:rStyle w:val="Hyperlink"/>
          </w:rPr>
          <w:instrText xml:space="preserve"> </w:instrText>
        </w:r>
        <w:r>
          <w:instrText>HYPERLINK \l "_Toc38649743"</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9.4</w:t>
        </w:r>
        <w:r w:rsidRPr="00695D7B">
          <w:rPr>
            <w:rFonts w:ascii="Calibri" w:hAnsi="Calibri" w:cs="Times New Roman"/>
            <w:szCs w:val="22"/>
          </w:rPr>
          <w:tab/>
        </w:r>
        <w:r w:rsidRPr="00666322">
          <w:rPr>
            <w:rStyle w:val="Hyperlink"/>
          </w:rPr>
          <w:t>Source code structure</w:t>
        </w:r>
        <w:r>
          <w:rPr>
            <w:webHidden/>
          </w:rPr>
          <w:tab/>
        </w:r>
        <w:r>
          <w:rPr>
            <w:webHidden/>
          </w:rPr>
          <w:fldChar w:fldCharType="begin"/>
        </w:r>
        <w:r>
          <w:rPr>
            <w:webHidden/>
          </w:rPr>
          <w:instrText xml:space="preserve"> PAGEREF _Toc38649743 \h </w:instrText>
        </w:r>
        <w:r>
          <w:rPr>
            <w:webHidden/>
          </w:rPr>
        </w:r>
      </w:ins>
      <w:r>
        <w:rPr>
          <w:webHidden/>
        </w:rPr>
        <w:fldChar w:fldCharType="separate"/>
      </w:r>
      <w:ins w:id="164" w:author="DDS" w:date="2020-04-24T19:49:00Z">
        <w:r w:rsidR="006A5469">
          <w:rPr>
            <w:webHidden/>
          </w:rPr>
          <w:t>65</w:t>
        </w:r>
      </w:ins>
      <w:ins w:id="165" w:author="Ismat Halabi" w:date="2020-04-24T19:41:00Z">
        <w:r>
          <w:rPr>
            <w:webHidden/>
          </w:rPr>
          <w:fldChar w:fldCharType="end"/>
        </w:r>
        <w:r w:rsidRPr="00666322">
          <w:rPr>
            <w:rStyle w:val="Hyperlink"/>
          </w:rPr>
          <w:fldChar w:fldCharType="end"/>
        </w:r>
      </w:ins>
    </w:p>
    <w:p w:rsidR="00B16E5C" w:rsidRPr="00695D7B" w:rsidRDefault="00B16E5C">
      <w:pPr>
        <w:pStyle w:val="TOC2"/>
        <w:tabs>
          <w:tab w:val="left" w:pos="3402"/>
        </w:tabs>
        <w:rPr>
          <w:ins w:id="166" w:author="Ismat Halabi" w:date="2020-04-24T19:41:00Z"/>
          <w:rFonts w:ascii="Calibri" w:hAnsi="Calibri" w:cs="Times New Roman"/>
          <w:szCs w:val="22"/>
        </w:rPr>
      </w:pPr>
      <w:ins w:id="167" w:author="Ismat Halabi" w:date="2020-04-24T19:41:00Z">
        <w:r w:rsidRPr="00666322">
          <w:rPr>
            <w:rStyle w:val="Hyperlink"/>
          </w:rPr>
          <w:fldChar w:fldCharType="begin"/>
        </w:r>
        <w:r w:rsidRPr="00666322">
          <w:rPr>
            <w:rStyle w:val="Hyperlink"/>
          </w:rPr>
          <w:instrText xml:space="preserve"> </w:instrText>
        </w:r>
        <w:r>
          <w:instrText>HYPERLINK \l "_Toc38649744"</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9.5</w:t>
        </w:r>
        <w:r w:rsidRPr="00695D7B">
          <w:rPr>
            <w:rFonts w:ascii="Calibri" w:hAnsi="Calibri" w:cs="Times New Roman"/>
            <w:szCs w:val="22"/>
          </w:rPr>
          <w:tab/>
        </w:r>
        <w:r w:rsidRPr="00666322">
          <w:rPr>
            <w:rStyle w:val="Hyperlink"/>
          </w:rPr>
          <w:t>Version handling and branching</w:t>
        </w:r>
        <w:r>
          <w:rPr>
            <w:webHidden/>
          </w:rPr>
          <w:tab/>
        </w:r>
        <w:r>
          <w:rPr>
            <w:webHidden/>
          </w:rPr>
          <w:fldChar w:fldCharType="begin"/>
        </w:r>
        <w:r>
          <w:rPr>
            <w:webHidden/>
          </w:rPr>
          <w:instrText xml:space="preserve"> PAGEREF _Toc38649744 \h </w:instrText>
        </w:r>
        <w:r>
          <w:rPr>
            <w:webHidden/>
          </w:rPr>
        </w:r>
      </w:ins>
      <w:r>
        <w:rPr>
          <w:webHidden/>
        </w:rPr>
        <w:fldChar w:fldCharType="separate"/>
      </w:r>
      <w:ins w:id="168" w:author="DDS" w:date="2020-04-24T19:49:00Z">
        <w:r w:rsidR="006A5469">
          <w:rPr>
            <w:webHidden/>
          </w:rPr>
          <w:t>68</w:t>
        </w:r>
      </w:ins>
      <w:ins w:id="169" w:author="Ismat Halabi" w:date="2020-04-24T19:41:00Z">
        <w:r>
          <w:rPr>
            <w:webHidden/>
          </w:rPr>
          <w:fldChar w:fldCharType="end"/>
        </w:r>
        <w:r w:rsidRPr="00666322">
          <w:rPr>
            <w:rStyle w:val="Hyperlink"/>
          </w:rPr>
          <w:fldChar w:fldCharType="end"/>
        </w:r>
      </w:ins>
    </w:p>
    <w:p w:rsidR="00B16E5C" w:rsidRPr="00695D7B" w:rsidRDefault="00B16E5C">
      <w:pPr>
        <w:pStyle w:val="TOC2"/>
        <w:tabs>
          <w:tab w:val="left" w:pos="3402"/>
        </w:tabs>
        <w:rPr>
          <w:ins w:id="170" w:author="Ismat Halabi" w:date="2020-04-24T19:41:00Z"/>
          <w:rFonts w:ascii="Calibri" w:hAnsi="Calibri" w:cs="Times New Roman"/>
          <w:szCs w:val="22"/>
        </w:rPr>
      </w:pPr>
      <w:ins w:id="171" w:author="Ismat Halabi" w:date="2020-04-24T19:41:00Z">
        <w:r w:rsidRPr="00666322">
          <w:rPr>
            <w:rStyle w:val="Hyperlink"/>
          </w:rPr>
          <w:fldChar w:fldCharType="begin"/>
        </w:r>
        <w:r w:rsidRPr="00666322">
          <w:rPr>
            <w:rStyle w:val="Hyperlink"/>
          </w:rPr>
          <w:instrText xml:space="preserve"> </w:instrText>
        </w:r>
        <w:r>
          <w:instrText>HYPERLINK \l "_Toc38649745"</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9.6</w:t>
        </w:r>
        <w:r w:rsidRPr="00695D7B">
          <w:rPr>
            <w:rFonts w:ascii="Calibri" w:hAnsi="Calibri" w:cs="Times New Roman"/>
            <w:szCs w:val="22"/>
          </w:rPr>
          <w:tab/>
        </w:r>
        <w:r w:rsidRPr="00666322">
          <w:rPr>
            <w:rStyle w:val="Hyperlink"/>
          </w:rPr>
          <w:t>Test strategy</w:t>
        </w:r>
        <w:r>
          <w:rPr>
            <w:webHidden/>
          </w:rPr>
          <w:tab/>
        </w:r>
        <w:r>
          <w:rPr>
            <w:webHidden/>
          </w:rPr>
          <w:fldChar w:fldCharType="begin"/>
        </w:r>
        <w:r>
          <w:rPr>
            <w:webHidden/>
          </w:rPr>
          <w:instrText xml:space="preserve"> PAGEREF _Toc38649745 \h </w:instrText>
        </w:r>
        <w:r>
          <w:rPr>
            <w:webHidden/>
          </w:rPr>
        </w:r>
      </w:ins>
      <w:r>
        <w:rPr>
          <w:webHidden/>
        </w:rPr>
        <w:fldChar w:fldCharType="separate"/>
      </w:r>
      <w:ins w:id="172" w:author="DDS" w:date="2020-04-24T19:49:00Z">
        <w:r w:rsidR="006A5469">
          <w:rPr>
            <w:webHidden/>
          </w:rPr>
          <w:t>69</w:t>
        </w:r>
      </w:ins>
      <w:ins w:id="173" w:author="Ismat Halabi" w:date="2020-04-24T19:41:00Z">
        <w:r>
          <w:rPr>
            <w:webHidden/>
          </w:rPr>
          <w:fldChar w:fldCharType="end"/>
        </w:r>
        <w:r w:rsidRPr="00666322">
          <w:rPr>
            <w:rStyle w:val="Hyperlink"/>
          </w:rPr>
          <w:fldChar w:fldCharType="end"/>
        </w:r>
      </w:ins>
    </w:p>
    <w:p w:rsidR="00B16E5C" w:rsidRPr="00695D7B" w:rsidRDefault="00B16E5C">
      <w:pPr>
        <w:pStyle w:val="TOC1"/>
        <w:tabs>
          <w:tab w:val="left" w:pos="3402"/>
        </w:tabs>
        <w:rPr>
          <w:ins w:id="174" w:author="Ismat Halabi" w:date="2020-04-24T19:41:00Z"/>
          <w:rFonts w:ascii="Calibri" w:hAnsi="Calibri" w:cs="Times New Roman"/>
          <w:szCs w:val="22"/>
        </w:rPr>
      </w:pPr>
      <w:ins w:id="175" w:author="Ismat Halabi" w:date="2020-04-24T19:41:00Z">
        <w:r w:rsidRPr="00666322">
          <w:rPr>
            <w:rStyle w:val="Hyperlink"/>
          </w:rPr>
          <w:fldChar w:fldCharType="begin"/>
        </w:r>
        <w:r w:rsidRPr="00666322">
          <w:rPr>
            <w:rStyle w:val="Hyperlink"/>
          </w:rPr>
          <w:instrText xml:space="preserve"> </w:instrText>
        </w:r>
        <w:r>
          <w:instrText>HYPERLINK \l "_Toc38649746"</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10</w:t>
        </w:r>
        <w:r w:rsidRPr="00695D7B">
          <w:rPr>
            <w:rFonts w:ascii="Calibri" w:hAnsi="Calibri" w:cs="Times New Roman"/>
            <w:szCs w:val="22"/>
          </w:rPr>
          <w:tab/>
        </w:r>
        <w:r w:rsidRPr="00666322">
          <w:rPr>
            <w:rStyle w:val="Hyperlink"/>
          </w:rPr>
          <w:t>ETSW</w:t>
        </w:r>
        <w:r>
          <w:rPr>
            <w:webHidden/>
          </w:rPr>
          <w:tab/>
        </w:r>
        <w:r>
          <w:rPr>
            <w:webHidden/>
          </w:rPr>
          <w:fldChar w:fldCharType="begin"/>
        </w:r>
        <w:r>
          <w:rPr>
            <w:webHidden/>
          </w:rPr>
          <w:instrText xml:space="preserve"> PAGEREF _Toc38649746 \h </w:instrText>
        </w:r>
        <w:r>
          <w:rPr>
            <w:webHidden/>
          </w:rPr>
        </w:r>
      </w:ins>
      <w:r>
        <w:rPr>
          <w:webHidden/>
        </w:rPr>
        <w:fldChar w:fldCharType="separate"/>
      </w:r>
      <w:ins w:id="176" w:author="DDS" w:date="2020-04-24T19:49:00Z">
        <w:r w:rsidR="006A5469">
          <w:rPr>
            <w:webHidden/>
          </w:rPr>
          <w:t>71</w:t>
        </w:r>
      </w:ins>
      <w:ins w:id="177" w:author="Ismat Halabi" w:date="2020-04-24T19:41:00Z">
        <w:r>
          <w:rPr>
            <w:webHidden/>
          </w:rPr>
          <w:fldChar w:fldCharType="end"/>
        </w:r>
        <w:r w:rsidRPr="00666322">
          <w:rPr>
            <w:rStyle w:val="Hyperlink"/>
          </w:rPr>
          <w:fldChar w:fldCharType="end"/>
        </w:r>
      </w:ins>
    </w:p>
    <w:p w:rsidR="00B16E5C" w:rsidRPr="00695D7B" w:rsidRDefault="00B16E5C">
      <w:pPr>
        <w:pStyle w:val="TOC1"/>
        <w:tabs>
          <w:tab w:val="left" w:pos="3402"/>
        </w:tabs>
        <w:rPr>
          <w:ins w:id="178" w:author="Ismat Halabi" w:date="2020-04-24T19:41:00Z"/>
          <w:rFonts w:ascii="Calibri" w:hAnsi="Calibri" w:cs="Times New Roman"/>
          <w:szCs w:val="22"/>
        </w:rPr>
      </w:pPr>
      <w:ins w:id="179" w:author="Ismat Halabi" w:date="2020-04-24T19:41:00Z">
        <w:r w:rsidRPr="00666322">
          <w:rPr>
            <w:rStyle w:val="Hyperlink"/>
          </w:rPr>
          <w:fldChar w:fldCharType="begin"/>
        </w:r>
        <w:r w:rsidRPr="00666322">
          <w:rPr>
            <w:rStyle w:val="Hyperlink"/>
          </w:rPr>
          <w:instrText xml:space="preserve"> </w:instrText>
        </w:r>
        <w:r>
          <w:instrText>HYPERLINK \l "_Toc38649747"</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11</w:t>
        </w:r>
        <w:r w:rsidRPr="00695D7B">
          <w:rPr>
            <w:rFonts w:ascii="Calibri" w:hAnsi="Calibri" w:cs="Times New Roman"/>
            <w:szCs w:val="22"/>
          </w:rPr>
          <w:tab/>
        </w:r>
        <w:r w:rsidRPr="00666322">
          <w:rPr>
            <w:rStyle w:val="Hyperlink"/>
          </w:rPr>
          <w:t>RSWoS</w:t>
        </w:r>
        <w:r>
          <w:rPr>
            <w:webHidden/>
          </w:rPr>
          <w:tab/>
        </w:r>
        <w:r>
          <w:rPr>
            <w:webHidden/>
          </w:rPr>
          <w:fldChar w:fldCharType="begin"/>
        </w:r>
        <w:r>
          <w:rPr>
            <w:webHidden/>
          </w:rPr>
          <w:instrText xml:space="preserve"> PAGEREF _Toc38649747 \h </w:instrText>
        </w:r>
        <w:r>
          <w:rPr>
            <w:webHidden/>
          </w:rPr>
        </w:r>
      </w:ins>
      <w:r>
        <w:rPr>
          <w:webHidden/>
        </w:rPr>
        <w:fldChar w:fldCharType="separate"/>
      </w:r>
      <w:ins w:id="180" w:author="DDS" w:date="2020-04-24T19:49:00Z">
        <w:r w:rsidR="006A5469">
          <w:rPr>
            <w:webHidden/>
          </w:rPr>
          <w:t>72</w:t>
        </w:r>
      </w:ins>
      <w:ins w:id="181" w:author="Ismat Halabi" w:date="2020-04-24T19:41:00Z">
        <w:r>
          <w:rPr>
            <w:webHidden/>
          </w:rPr>
          <w:fldChar w:fldCharType="end"/>
        </w:r>
        <w:r w:rsidRPr="00666322">
          <w:rPr>
            <w:rStyle w:val="Hyperlink"/>
          </w:rPr>
          <w:fldChar w:fldCharType="end"/>
        </w:r>
      </w:ins>
    </w:p>
    <w:p w:rsidR="00B16E5C" w:rsidRPr="00695D7B" w:rsidRDefault="00B16E5C">
      <w:pPr>
        <w:pStyle w:val="TOC1"/>
        <w:tabs>
          <w:tab w:val="left" w:pos="3402"/>
        </w:tabs>
        <w:rPr>
          <w:ins w:id="182" w:author="Ismat Halabi" w:date="2020-04-24T19:41:00Z"/>
          <w:rFonts w:ascii="Calibri" w:hAnsi="Calibri" w:cs="Times New Roman"/>
          <w:szCs w:val="22"/>
        </w:rPr>
      </w:pPr>
      <w:ins w:id="183" w:author="Ismat Halabi" w:date="2020-04-24T19:41:00Z">
        <w:r w:rsidRPr="00666322">
          <w:rPr>
            <w:rStyle w:val="Hyperlink"/>
          </w:rPr>
          <w:fldChar w:fldCharType="begin"/>
        </w:r>
        <w:r w:rsidRPr="00666322">
          <w:rPr>
            <w:rStyle w:val="Hyperlink"/>
          </w:rPr>
          <w:instrText xml:space="preserve"> </w:instrText>
        </w:r>
        <w:r>
          <w:instrText>HYPERLINK \l "_Toc38649748"</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12</w:t>
        </w:r>
        <w:r w:rsidRPr="00695D7B">
          <w:rPr>
            <w:rFonts w:ascii="Calibri" w:hAnsi="Calibri" w:cs="Times New Roman"/>
            <w:szCs w:val="22"/>
          </w:rPr>
          <w:tab/>
        </w:r>
        <w:r w:rsidRPr="00666322">
          <w:rPr>
            <w:rStyle w:val="Hyperlink"/>
          </w:rPr>
          <w:t>Terminology</w:t>
        </w:r>
        <w:r>
          <w:rPr>
            <w:webHidden/>
          </w:rPr>
          <w:tab/>
        </w:r>
        <w:r>
          <w:rPr>
            <w:webHidden/>
          </w:rPr>
          <w:fldChar w:fldCharType="begin"/>
        </w:r>
        <w:r>
          <w:rPr>
            <w:webHidden/>
          </w:rPr>
          <w:instrText xml:space="preserve"> PAGEREF _Toc38649748 \h </w:instrText>
        </w:r>
        <w:r>
          <w:rPr>
            <w:webHidden/>
          </w:rPr>
        </w:r>
      </w:ins>
      <w:r>
        <w:rPr>
          <w:webHidden/>
        </w:rPr>
        <w:fldChar w:fldCharType="separate"/>
      </w:r>
      <w:ins w:id="184" w:author="DDS" w:date="2020-04-24T19:49:00Z">
        <w:r w:rsidR="006A5469">
          <w:rPr>
            <w:webHidden/>
          </w:rPr>
          <w:t>72</w:t>
        </w:r>
      </w:ins>
      <w:ins w:id="185" w:author="Ismat Halabi" w:date="2020-04-24T19:41:00Z">
        <w:r>
          <w:rPr>
            <w:webHidden/>
          </w:rPr>
          <w:fldChar w:fldCharType="end"/>
        </w:r>
        <w:r w:rsidRPr="00666322">
          <w:rPr>
            <w:rStyle w:val="Hyperlink"/>
          </w:rPr>
          <w:fldChar w:fldCharType="end"/>
        </w:r>
      </w:ins>
    </w:p>
    <w:p w:rsidR="00B16E5C" w:rsidRPr="00695D7B" w:rsidRDefault="00B16E5C">
      <w:pPr>
        <w:pStyle w:val="TOC2"/>
        <w:tabs>
          <w:tab w:val="left" w:pos="3402"/>
        </w:tabs>
        <w:rPr>
          <w:ins w:id="186" w:author="Ismat Halabi" w:date="2020-04-24T19:41:00Z"/>
          <w:rFonts w:ascii="Calibri" w:hAnsi="Calibri" w:cs="Times New Roman"/>
          <w:szCs w:val="22"/>
        </w:rPr>
      </w:pPr>
      <w:ins w:id="187" w:author="Ismat Halabi" w:date="2020-04-24T19:41:00Z">
        <w:r w:rsidRPr="00666322">
          <w:rPr>
            <w:rStyle w:val="Hyperlink"/>
          </w:rPr>
          <w:fldChar w:fldCharType="begin"/>
        </w:r>
        <w:r w:rsidRPr="00666322">
          <w:rPr>
            <w:rStyle w:val="Hyperlink"/>
          </w:rPr>
          <w:instrText xml:space="preserve"> </w:instrText>
        </w:r>
        <w:r>
          <w:instrText>HYPERLINK \l "_Toc38649749"</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12.1</w:t>
        </w:r>
        <w:r w:rsidRPr="00695D7B">
          <w:rPr>
            <w:rFonts w:ascii="Calibri" w:hAnsi="Calibri" w:cs="Times New Roman"/>
            <w:szCs w:val="22"/>
          </w:rPr>
          <w:tab/>
        </w:r>
        <w:r w:rsidRPr="00666322">
          <w:rPr>
            <w:rStyle w:val="Hyperlink"/>
          </w:rPr>
          <w:t>Service</w:t>
        </w:r>
        <w:r>
          <w:rPr>
            <w:webHidden/>
          </w:rPr>
          <w:tab/>
        </w:r>
        <w:r>
          <w:rPr>
            <w:webHidden/>
          </w:rPr>
          <w:fldChar w:fldCharType="begin"/>
        </w:r>
        <w:r>
          <w:rPr>
            <w:webHidden/>
          </w:rPr>
          <w:instrText xml:space="preserve"> PAGEREF _Toc38649749 \h </w:instrText>
        </w:r>
        <w:r>
          <w:rPr>
            <w:webHidden/>
          </w:rPr>
        </w:r>
      </w:ins>
      <w:r>
        <w:rPr>
          <w:webHidden/>
        </w:rPr>
        <w:fldChar w:fldCharType="separate"/>
      </w:r>
      <w:ins w:id="188" w:author="DDS" w:date="2020-04-24T19:49:00Z">
        <w:r w:rsidR="006A5469">
          <w:rPr>
            <w:webHidden/>
          </w:rPr>
          <w:t>72</w:t>
        </w:r>
      </w:ins>
      <w:ins w:id="189" w:author="Ismat Halabi" w:date="2020-04-24T19:41:00Z">
        <w:r>
          <w:rPr>
            <w:webHidden/>
          </w:rPr>
          <w:fldChar w:fldCharType="end"/>
        </w:r>
        <w:r w:rsidRPr="00666322">
          <w:rPr>
            <w:rStyle w:val="Hyperlink"/>
          </w:rPr>
          <w:fldChar w:fldCharType="end"/>
        </w:r>
      </w:ins>
    </w:p>
    <w:p w:rsidR="00B16E5C" w:rsidRPr="00695D7B" w:rsidRDefault="00B16E5C">
      <w:pPr>
        <w:pStyle w:val="TOC2"/>
        <w:tabs>
          <w:tab w:val="left" w:pos="3402"/>
        </w:tabs>
        <w:rPr>
          <w:ins w:id="190" w:author="Ismat Halabi" w:date="2020-04-24T19:41:00Z"/>
          <w:rFonts w:ascii="Calibri" w:hAnsi="Calibri" w:cs="Times New Roman"/>
          <w:szCs w:val="22"/>
        </w:rPr>
      </w:pPr>
      <w:ins w:id="191" w:author="Ismat Halabi" w:date="2020-04-24T19:41:00Z">
        <w:r w:rsidRPr="00666322">
          <w:rPr>
            <w:rStyle w:val="Hyperlink"/>
          </w:rPr>
          <w:fldChar w:fldCharType="begin"/>
        </w:r>
        <w:r w:rsidRPr="00666322">
          <w:rPr>
            <w:rStyle w:val="Hyperlink"/>
          </w:rPr>
          <w:instrText xml:space="preserve"> </w:instrText>
        </w:r>
        <w:r>
          <w:instrText>HYPERLINK \l "_Toc38649750"</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12.2</w:t>
        </w:r>
        <w:r w:rsidRPr="00695D7B">
          <w:rPr>
            <w:rFonts w:ascii="Calibri" w:hAnsi="Calibri" w:cs="Times New Roman"/>
            <w:szCs w:val="22"/>
          </w:rPr>
          <w:tab/>
        </w:r>
        <w:r w:rsidRPr="00666322">
          <w:rPr>
            <w:rStyle w:val="Hyperlink"/>
          </w:rPr>
          <w:t>Controller</w:t>
        </w:r>
        <w:r>
          <w:rPr>
            <w:webHidden/>
          </w:rPr>
          <w:tab/>
        </w:r>
        <w:r>
          <w:rPr>
            <w:webHidden/>
          </w:rPr>
          <w:fldChar w:fldCharType="begin"/>
        </w:r>
        <w:r>
          <w:rPr>
            <w:webHidden/>
          </w:rPr>
          <w:instrText xml:space="preserve"> PAGEREF _Toc38649750 \h </w:instrText>
        </w:r>
        <w:r>
          <w:rPr>
            <w:webHidden/>
          </w:rPr>
        </w:r>
      </w:ins>
      <w:r>
        <w:rPr>
          <w:webHidden/>
        </w:rPr>
        <w:fldChar w:fldCharType="separate"/>
      </w:r>
      <w:ins w:id="192" w:author="DDS" w:date="2020-04-24T19:49:00Z">
        <w:r w:rsidR="006A5469">
          <w:rPr>
            <w:webHidden/>
          </w:rPr>
          <w:t>72</w:t>
        </w:r>
      </w:ins>
      <w:ins w:id="193" w:author="Ismat Halabi" w:date="2020-04-24T19:41:00Z">
        <w:r>
          <w:rPr>
            <w:webHidden/>
          </w:rPr>
          <w:fldChar w:fldCharType="end"/>
        </w:r>
        <w:r w:rsidRPr="00666322">
          <w:rPr>
            <w:rStyle w:val="Hyperlink"/>
          </w:rPr>
          <w:fldChar w:fldCharType="end"/>
        </w:r>
      </w:ins>
    </w:p>
    <w:p w:rsidR="00B16E5C" w:rsidRPr="00695D7B" w:rsidRDefault="00B16E5C">
      <w:pPr>
        <w:pStyle w:val="TOC2"/>
        <w:tabs>
          <w:tab w:val="left" w:pos="3402"/>
        </w:tabs>
        <w:rPr>
          <w:ins w:id="194" w:author="Ismat Halabi" w:date="2020-04-24T19:41:00Z"/>
          <w:rFonts w:ascii="Calibri" w:hAnsi="Calibri" w:cs="Times New Roman"/>
          <w:szCs w:val="22"/>
        </w:rPr>
      </w:pPr>
      <w:ins w:id="195" w:author="Ismat Halabi" w:date="2020-04-24T19:41:00Z">
        <w:r w:rsidRPr="00666322">
          <w:rPr>
            <w:rStyle w:val="Hyperlink"/>
          </w:rPr>
          <w:fldChar w:fldCharType="begin"/>
        </w:r>
        <w:r w:rsidRPr="00666322">
          <w:rPr>
            <w:rStyle w:val="Hyperlink"/>
          </w:rPr>
          <w:instrText xml:space="preserve"> </w:instrText>
        </w:r>
        <w:r>
          <w:instrText>HYPERLINK \l "_Toc38649751"</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12.3</w:t>
        </w:r>
        <w:r w:rsidRPr="00695D7B">
          <w:rPr>
            <w:rFonts w:ascii="Calibri" w:hAnsi="Calibri" w:cs="Times New Roman"/>
            <w:szCs w:val="22"/>
          </w:rPr>
          <w:tab/>
        </w:r>
        <w:r w:rsidRPr="00666322">
          <w:rPr>
            <w:rStyle w:val="Hyperlink"/>
          </w:rPr>
          <w:t>Driver</w:t>
        </w:r>
        <w:r>
          <w:rPr>
            <w:webHidden/>
          </w:rPr>
          <w:tab/>
        </w:r>
        <w:r>
          <w:rPr>
            <w:webHidden/>
          </w:rPr>
          <w:fldChar w:fldCharType="begin"/>
        </w:r>
        <w:r>
          <w:rPr>
            <w:webHidden/>
          </w:rPr>
          <w:instrText xml:space="preserve"> PAGEREF _Toc38649751 \h </w:instrText>
        </w:r>
        <w:r>
          <w:rPr>
            <w:webHidden/>
          </w:rPr>
        </w:r>
      </w:ins>
      <w:r>
        <w:rPr>
          <w:webHidden/>
        </w:rPr>
        <w:fldChar w:fldCharType="separate"/>
      </w:r>
      <w:ins w:id="196" w:author="DDS" w:date="2020-04-24T19:49:00Z">
        <w:r w:rsidR="006A5469">
          <w:rPr>
            <w:webHidden/>
          </w:rPr>
          <w:t>73</w:t>
        </w:r>
      </w:ins>
      <w:ins w:id="197" w:author="Ismat Halabi" w:date="2020-04-24T19:41:00Z">
        <w:r>
          <w:rPr>
            <w:webHidden/>
          </w:rPr>
          <w:fldChar w:fldCharType="end"/>
        </w:r>
        <w:r w:rsidRPr="00666322">
          <w:rPr>
            <w:rStyle w:val="Hyperlink"/>
          </w:rPr>
          <w:fldChar w:fldCharType="end"/>
        </w:r>
      </w:ins>
    </w:p>
    <w:p w:rsidR="00B16E5C" w:rsidRPr="00695D7B" w:rsidRDefault="00B16E5C">
      <w:pPr>
        <w:pStyle w:val="TOC2"/>
        <w:tabs>
          <w:tab w:val="left" w:pos="3402"/>
        </w:tabs>
        <w:rPr>
          <w:ins w:id="198" w:author="Ismat Halabi" w:date="2020-04-24T19:41:00Z"/>
          <w:rFonts w:ascii="Calibri" w:hAnsi="Calibri" w:cs="Times New Roman"/>
          <w:szCs w:val="22"/>
        </w:rPr>
      </w:pPr>
      <w:ins w:id="199" w:author="Ismat Halabi" w:date="2020-04-24T19:41:00Z">
        <w:r w:rsidRPr="00666322">
          <w:rPr>
            <w:rStyle w:val="Hyperlink"/>
          </w:rPr>
          <w:fldChar w:fldCharType="begin"/>
        </w:r>
        <w:r w:rsidRPr="00666322">
          <w:rPr>
            <w:rStyle w:val="Hyperlink"/>
          </w:rPr>
          <w:instrText xml:space="preserve"> </w:instrText>
        </w:r>
        <w:r>
          <w:instrText>HYPERLINK \l "_Toc38649752"</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12.4</w:t>
        </w:r>
        <w:r w:rsidRPr="00695D7B">
          <w:rPr>
            <w:rFonts w:ascii="Calibri" w:hAnsi="Calibri" w:cs="Times New Roman"/>
            <w:szCs w:val="22"/>
          </w:rPr>
          <w:tab/>
        </w:r>
        <w:r w:rsidRPr="00666322">
          <w:rPr>
            <w:rStyle w:val="Hyperlink"/>
          </w:rPr>
          <w:t>Component</w:t>
        </w:r>
        <w:r>
          <w:rPr>
            <w:webHidden/>
          </w:rPr>
          <w:tab/>
        </w:r>
        <w:r>
          <w:rPr>
            <w:webHidden/>
          </w:rPr>
          <w:fldChar w:fldCharType="begin"/>
        </w:r>
        <w:r>
          <w:rPr>
            <w:webHidden/>
          </w:rPr>
          <w:instrText xml:space="preserve"> PAGEREF _Toc38649752 \h </w:instrText>
        </w:r>
        <w:r>
          <w:rPr>
            <w:webHidden/>
          </w:rPr>
        </w:r>
      </w:ins>
      <w:r>
        <w:rPr>
          <w:webHidden/>
        </w:rPr>
        <w:fldChar w:fldCharType="separate"/>
      </w:r>
      <w:ins w:id="200" w:author="DDS" w:date="2020-04-24T19:49:00Z">
        <w:r w:rsidR="006A5469">
          <w:rPr>
            <w:webHidden/>
          </w:rPr>
          <w:t>73</w:t>
        </w:r>
      </w:ins>
      <w:ins w:id="201" w:author="Ismat Halabi" w:date="2020-04-24T19:41:00Z">
        <w:r>
          <w:rPr>
            <w:webHidden/>
          </w:rPr>
          <w:fldChar w:fldCharType="end"/>
        </w:r>
        <w:r w:rsidRPr="00666322">
          <w:rPr>
            <w:rStyle w:val="Hyperlink"/>
          </w:rPr>
          <w:fldChar w:fldCharType="end"/>
        </w:r>
      </w:ins>
    </w:p>
    <w:p w:rsidR="00B16E5C" w:rsidRPr="00695D7B" w:rsidRDefault="00B16E5C">
      <w:pPr>
        <w:pStyle w:val="TOC2"/>
        <w:tabs>
          <w:tab w:val="left" w:pos="3402"/>
        </w:tabs>
        <w:rPr>
          <w:ins w:id="202" w:author="Ismat Halabi" w:date="2020-04-24T19:41:00Z"/>
          <w:rFonts w:ascii="Calibri" w:hAnsi="Calibri" w:cs="Times New Roman"/>
          <w:szCs w:val="22"/>
        </w:rPr>
      </w:pPr>
      <w:ins w:id="203" w:author="Ismat Halabi" w:date="2020-04-24T19:41:00Z">
        <w:r w:rsidRPr="00666322">
          <w:rPr>
            <w:rStyle w:val="Hyperlink"/>
          </w:rPr>
          <w:fldChar w:fldCharType="begin"/>
        </w:r>
        <w:r w:rsidRPr="00666322">
          <w:rPr>
            <w:rStyle w:val="Hyperlink"/>
          </w:rPr>
          <w:instrText xml:space="preserve"> </w:instrText>
        </w:r>
        <w:r>
          <w:instrText>HYPERLINK \l "_Toc38649753"</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12.5</w:t>
        </w:r>
        <w:r w:rsidRPr="00695D7B">
          <w:rPr>
            <w:rFonts w:ascii="Calibri" w:hAnsi="Calibri" w:cs="Times New Roman"/>
            <w:szCs w:val="22"/>
          </w:rPr>
          <w:tab/>
        </w:r>
        <w:r w:rsidRPr="00666322">
          <w:rPr>
            <w:rStyle w:val="Hyperlink"/>
          </w:rPr>
          <w:t>Module</w:t>
        </w:r>
        <w:r>
          <w:rPr>
            <w:webHidden/>
          </w:rPr>
          <w:tab/>
        </w:r>
        <w:r>
          <w:rPr>
            <w:webHidden/>
          </w:rPr>
          <w:fldChar w:fldCharType="begin"/>
        </w:r>
        <w:r>
          <w:rPr>
            <w:webHidden/>
          </w:rPr>
          <w:instrText xml:space="preserve"> PAGEREF _Toc38649753 \h </w:instrText>
        </w:r>
        <w:r>
          <w:rPr>
            <w:webHidden/>
          </w:rPr>
        </w:r>
      </w:ins>
      <w:r>
        <w:rPr>
          <w:webHidden/>
        </w:rPr>
        <w:fldChar w:fldCharType="separate"/>
      </w:r>
      <w:ins w:id="204" w:author="DDS" w:date="2020-04-24T19:49:00Z">
        <w:r w:rsidR="006A5469">
          <w:rPr>
            <w:webHidden/>
          </w:rPr>
          <w:t>73</w:t>
        </w:r>
      </w:ins>
      <w:ins w:id="205" w:author="Ismat Halabi" w:date="2020-04-24T19:41:00Z">
        <w:r>
          <w:rPr>
            <w:webHidden/>
          </w:rPr>
          <w:fldChar w:fldCharType="end"/>
        </w:r>
        <w:r w:rsidRPr="00666322">
          <w:rPr>
            <w:rStyle w:val="Hyperlink"/>
          </w:rPr>
          <w:fldChar w:fldCharType="end"/>
        </w:r>
      </w:ins>
    </w:p>
    <w:p w:rsidR="00B16E5C" w:rsidRPr="00695D7B" w:rsidRDefault="00B16E5C">
      <w:pPr>
        <w:pStyle w:val="TOC2"/>
        <w:tabs>
          <w:tab w:val="left" w:pos="3402"/>
        </w:tabs>
        <w:rPr>
          <w:ins w:id="206" w:author="Ismat Halabi" w:date="2020-04-24T19:41:00Z"/>
          <w:rFonts w:ascii="Calibri" w:hAnsi="Calibri" w:cs="Times New Roman"/>
          <w:szCs w:val="22"/>
        </w:rPr>
      </w:pPr>
      <w:ins w:id="207" w:author="Ismat Halabi" w:date="2020-04-24T19:41:00Z">
        <w:r w:rsidRPr="00666322">
          <w:rPr>
            <w:rStyle w:val="Hyperlink"/>
          </w:rPr>
          <w:fldChar w:fldCharType="begin"/>
        </w:r>
        <w:r w:rsidRPr="00666322">
          <w:rPr>
            <w:rStyle w:val="Hyperlink"/>
          </w:rPr>
          <w:instrText xml:space="preserve"> </w:instrText>
        </w:r>
        <w:r>
          <w:instrText>HYPERLINK \l "_Toc38649754"</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12.6</w:t>
        </w:r>
        <w:r w:rsidRPr="00695D7B">
          <w:rPr>
            <w:rFonts w:ascii="Calibri" w:hAnsi="Calibri" w:cs="Times New Roman"/>
            <w:szCs w:val="22"/>
          </w:rPr>
          <w:tab/>
        </w:r>
        <w:r w:rsidRPr="00666322">
          <w:rPr>
            <w:rStyle w:val="Hyperlink"/>
          </w:rPr>
          <w:t>Functional Block</w:t>
        </w:r>
        <w:r>
          <w:rPr>
            <w:webHidden/>
          </w:rPr>
          <w:tab/>
        </w:r>
        <w:r>
          <w:rPr>
            <w:webHidden/>
          </w:rPr>
          <w:fldChar w:fldCharType="begin"/>
        </w:r>
        <w:r>
          <w:rPr>
            <w:webHidden/>
          </w:rPr>
          <w:instrText xml:space="preserve"> PAGEREF _Toc38649754 \h </w:instrText>
        </w:r>
        <w:r>
          <w:rPr>
            <w:webHidden/>
          </w:rPr>
        </w:r>
      </w:ins>
      <w:r>
        <w:rPr>
          <w:webHidden/>
        </w:rPr>
        <w:fldChar w:fldCharType="separate"/>
      </w:r>
      <w:ins w:id="208" w:author="DDS" w:date="2020-04-24T19:49:00Z">
        <w:r w:rsidR="006A5469">
          <w:rPr>
            <w:webHidden/>
          </w:rPr>
          <w:t>73</w:t>
        </w:r>
      </w:ins>
      <w:ins w:id="209" w:author="Ismat Halabi" w:date="2020-04-24T19:41:00Z">
        <w:r>
          <w:rPr>
            <w:webHidden/>
          </w:rPr>
          <w:fldChar w:fldCharType="end"/>
        </w:r>
        <w:r w:rsidRPr="00666322">
          <w:rPr>
            <w:rStyle w:val="Hyperlink"/>
          </w:rPr>
          <w:fldChar w:fldCharType="end"/>
        </w:r>
      </w:ins>
    </w:p>
    <w:p w:rsidR="00B16E5C" w:rsidRPr="00695D7B" w:rsidRDefault="00B16E5C">
      <w:pPr>
        <w:pStyle w:val="TOC1"/>
        <w:tabs>
          <w:tab w:val="left" w:pos="3402"/>
        </w:tabs>
        <w:rPr>
          <w:ins w:id="210" w:author="Ismat Halabi" w:date="2020-04-24T19:41:00Z"/>
          <w:rFonts w:ascii="Calibri" w:hAnsi="Calibri" w:cs="Times New Roman"/>
          <w:szCs w:val="22"/>
        </w:rPr>
      </w:pPr>
      <w:ins w:id="211" w:author="Ismat Halabi" w:date="2020-04-24T19:41:00Z">
        <w:r w:rsidRPr="00666322">
          <w:rPr>
            <w:rStyle w:val="Hyperlink"/>
          </w:rPr>
          <w:fldChar w:fldCharType="begin"/>
        </w:r>
        <w:r w:rsidRPr="00666322">
          <w:rPr>
            <w:rStyle w:val="Hyperlink"/>
          </w:rPr>
          <w:instrText xml:space="preserve"> </w:instrText>
        </w:r>
        <w:r>
          <w:instrText>HYPERLINK \l "_Toc38649755"</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13</w:t>
        </w:r>
        <w:r w:rsidRPr="00695D7B">
          <w:rPr>
            <w:rFonts w:ascii="Calibri" w:hAnsi="Calibri" w:cs="Times New Roman"/>
            <w:szCs w:val="22"/>
          </w:rPr>
          <w:tab/>
        </w:r>
        <w:r w:rsidRPr="00666322">
          <w:rPr>
            <w:rStyle w:val="Hyperlink"/>
          </w:rPr>
          <w:t>Abbreviations</w:t>
        </w:r>
        <w:r>
          <w:rPr>
            <w:webHidden/>
          </w:rPr>
          <w:tab/>
        </w:r>
        <w:r>
          <w:rPr>
            <w:webHidden/>
          </w:rPr>
          <w:fldChar w:fldCharType="begin"/>
        </w:r>
        <w:r>
          <w:rPr>
            <w:webHidden/>
          </w:rPr>
          <w:instrText xml:space="preserve"> PAGEREF _Toc38649755 \h </w:instrText>
        </w:r>
        <w:r>
          <w:rPr>
            <w:webHidden/>
          </w:rPr>
        </w:r>
      </w:ins>
      <w:r>
        <w:rPr>
          <w:webHidden/>
        </w:rPr>
        <w:fldChar w:fldCharType="separate"/>
      </w:r>
      <w:ins w:id="212" w:author="DDS" w:date="2020-04-24T19:49:00Z">
        <w:r w:rsidR="006A5469">
          <w:rPr>
            <w:webHidden/>
          </w:rPr>
          <w:t>74</w:t>
        </w:r>
      </w:ins>
      <w:ins w:id="213" w:author="Ismat Halabi" w:date="2020-04-24T19:41:00Z">
        <w:r>
          <w:rPr>
            <w:webHidden/>
          </w:rPr>
          <w:fldChar w:fldCharType="end"/>
        </w:r>
        <w:r w:rsidRPr="00666322">
          <w:rPr>
            <w:rStyle w:val="Hyperlink"/>
          </w:rPr>
          <w:fldChar w:fldCharType="end"/>
        </w:r>
      </w:ins>
    </w:p>
    <w:p w:rsidR="00B16E5C" w:rsidRPr="00695D7B" w:rsidRDefault="00B16E5C">
      <w:pPr>
        <w:pStyle w:val="TOC1"/>
        <w:tabs>
          <w:tab w:val="left" w:pos="3402"/>
        </w:tabs>
        <w:rPr>
          <w:ins w:id="214" w:author="Ismat Halabi" w:date="2020-04-24T19:41:00Z"/>
          <w:rFonts w:ascii="Calibri" w:hAnsi="Calibri" w:cs="Times New Roman"/>
          <w:szCs w:val="22"/>
        </w:rPr>
      </w:pPr>
      <w:ins w:id="215" w:author="Ismat Halabi" w:date="2020-04-24T19:41:00Z">
        <w:r w:rsidRPr="00666322">
          <w:rPr>
            <w:rStyle w:val="Hyperlink"/>
          </w:rPr>
          <w:fldChar w:fldCharType="begin"/>
        </w:r>
        <w:r w:rsidRPr="00666322">
          <w:rPr>
            <w:rStyle w:val="Hyperlink"/>
          </w:rPr>
          <w:instrText xml:space="preserve"> </w:instrText>
        </w:r>
        <w:r>
          <w:instrText>HYPERLINK \l "_Toc38649756"</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14</w:t>
        </w:r>
        <w:r w:rsidRPr="00695D7B">
          <w:rPr>
            <w:rFonts w:ascii="Calibri" w:hAnsi="Calibri" w:cs="Times New Roman"/>
            <w:szCs w:val="22"/>
          </w:rPr>
          <w:tab/>
        </w:r>
        <w:r w:rsidRPr="00666322">
          <w:rPr>
            <w:rStyle w:val="Hyperlink"/>
          </w:rPr>
          <w:t>References</w:t>
        </w:r>
        <w:r>
          <w:rPr>
            <w:webHidden/>
          </w:rPr>
          <w:tab/>
        </w:r>
        <w:r>
          <w:rPr>
            <w:webHidden/>
          </w:rPr>
          <w:fldChar w:fldCharType="begin"/>
        </w:r>
        <w:r>
          <w:rPr>
            <w:webHidden/>
          </w:rPr>
          <w:instrText xml:space="preserve"> PAGEREF _Toc38649756 \h </w:instrText>
        </w:r>
        <w:r>
          <w:rPr>
            <w:webHidden/>
          </w:rPr>
        </w:r>
      </w:ins>
      <w:r>
        <w:rPr>
          <w:webHidden/>
        </w:rPr>
        <w:fldChar w:fldCharType="separate"/>
      </w:r>
      <w:ins w:id="216" w:author="DDS" w:date="2020-04-24T19:49:00Z">
        <w:r w:rsidR="006A5469">
          <w:rPr>
            <w:webHidden/>
          </w:rPr>
          <w:t>76</w:t>
        </w:r>
      </w:ins>
      <w:ins w:id="217" w:author="Ismat Halabi" w:date="2020-04-24T19:41:00Z">
        <w:r>
          <w:rPr>
            <w:webHidden/>
          </w:rPr>
          <w:fldChar w:fldCharType="end"/>
        </w:r>
        <w:r w:rsidRPr="00666322">
          <w:rPr>
            <w:rStyle w:val="Hyperlink"/>
          </w:rPr>
          <w:fldChar w:fldCharType="end"/>
        </w:r>
      </w:ins>
    </w:p>
    <w:p w:rsidR="00B16E5C" w:rsidRPr="00695D7B" w:rsidRDefault="00B16E5C">
      <w:pPr>
        <w:pStyle w:val="TOC1"/>
        <w:tabs>
          <w:tab w:val="left" w:pos="3402"/>
        </w:tabs>
        <w:rPr>
          <w:ins w:id="218" w:author="Ismat Halabi" w:date="2020-04-24T19:41:00Z"/>
          <w:rFonts w:ascii="Calibri" w:hAnsi="Calibri" w:cs="Times New Roman"/>
          <w:szCs w:val="22"/>
        </w:rPr>
      </w:pPr>
      <w:ins w:id="219" w:author="Ismat Halabi" w:date="2020-04-24T19:41:00Z">
        <w:r w:rsidRPr="00666322">
          <w:rPr>
            <w:rStyle w:val="Hyperlink"/>
          </w:rPr>
          <w:fldChar w:fldCharType="begin"/>
        </w:r>
        <w:r w:rsidRPr="00666322">
          <w:rPr>
            <w:rStyle w:val="Hyperlink"/>
          </w:rPr>
          <w:instrText xml:space="preserve"> </w:instrText>
        </w:r>
        <w:r>
          <w:instrText>HYPERLINK \l "_Toc38649757"</w:instrText>
        </w:r>
        <w:r w:rsidRPr="00666322">
          <w:rPr>
            <w:rStyle w:val="Hyperlink"/>
          </w:rPr>
          <w:instrText xml:space="preserve"> </w:instrText>
        </w:r>
        <w:r w:rsidRPr="00666322">
          <w:rPr>
            <w:rStyle w:val="Hyperlink"/>
          </w:rPr>
        </w:r>
        <w:r w:rsidRPr="00666322">
          <w:rPr>
            <w:rStyle w:val="Hyperlink"/>
          </w:rPr>
          <w:fldChar w:fldCharType="separate"/>
        </w:r>
        <w:r w:rsidRPr="00666322">
          <w:rPr>
            <w:rStyle w:val="Hyperlink"/>
          </w:rPr>
          <w:t>15</w:t>
        </w:r>
        <w:r w:rsidRPr="00695D7B">
          <w:rPr>
            <w:rFonts w:ascii="Calibri" w:hAnsi="Calibri" w:cs="Times New Roman"/>
            <w:szCs w:val="22"/>
          </w:rPr>
          <w:tab/>
        </w:r>
        <w:r w:rsidRPr="00666322">
          <w:rPr>
            <w:rStyle w:val="Hyperlink"/>
          </w:rPr>
          <w:t>Appendix</w:t>
        </w:r>
        <w:r>
          <w:rPr>
            <w:webHidden/>
          </w:rPr>
          <w:tab/>
        </w:r>
        <w:r>
          <w:rPr>
            <w:webHidden/>
          </w:rPr>
          <w:fldChar w:fldCharType="begin"/>
        </w:r>
        <w:r>
          <w:rPr>
            <w:webHidden/>
          </w:rPr>
          <w:instrText xml:space="preserve"> PAGEREF _Toc38649757 \h </w:instrText>
        </w:r>
        <w:r>
          <w:rPr>
            <w:webHidden/>
          </w:rPr>
        </w:r>
      </w:ins>
      <w:r>
        <w:rPr>
          <w:webHidden/>
        </w:rPr>
        <w:fldChar w:fldCharType="separate"/>
      </w:r>
      <w:ins w:id="220" w:author="DDS" w:date="2020-04-24T19:49:00Z">
        <w:r w:rsidR="006A5469">
          <w:rPr>
            <w:webHidden/>
          </w:rPr>
          <w:t>78</w:t>
        </w:r>
      </w:ins>
      <w:ins w:id="221" w:author="Ismat Halabi" w:date="2020-04-24T19:41:00Z">
        <w:r>
          <w:rPr>
            <w:webHidden/>
          </w:rPr>
          <w:fldChar w:fldCharType="end"/>
        </w:r>
        <w:r w:rsidRPr="00666322">
          <w:rPr>
            <w:rStyle w:val="Hyperlink"/>
          </w:rPr>
          <w:fldChar w:fldCharType="end"/>
        </w:r>
      </w:ins>
    </w:p>
    <w:p w:rsidR="00B16E5C" w:rsidDel="00B16E5C" w:rsidRDefault="00B16E5C">
      <w:pPr>
        <w:pStyle w:val="TOC1"/>
        <w:tabs>
          <w:tab w:val="left" w:pos="3402"/>
        </w:tabs>
        <w:rPr>
          <w:del w:id="222" w:author="Ismat Halabi" w:date="2020-04-24T19:41:00Z"/>
        </w:rPr>
      </w:pPr>
    </w:p>
    <w:p w:rsidR="00946072" w:rsidDel="00B16E5C" w:rsidRDefault="00946072">
      <w:pPr>
        <w:pStyle w:val="TOC1"/>
        <w:tabs>
          <w:tab w:val="left" w:pos="3402"/>
        </w:tabs>
        <w:rPr>
          <w:del w:id="223" w:author="Ismat Halabi" w:date="2020-04-24T19:41:00Z"/>
        </w:rPr>
      </w:pPr>
    </w:p>
    <w:p w:rsidR="00946072" w:rsidRPr="00733211" w:rsidDel="00B16E5C" w:rsidRDefault="00946072">
      <w:pPr>
        <w:pStyle w:val="TOC1"/>
        <w:tabs>
          <w:tab w:val="left" w:pos="3402"/>
        </w:tabs>
        <w:rPr>
          <w:del w:id="224" w:author="Ismat Halabi" w:date="2020-04-24T19:41:00Z"/>
          <w:rFonts w:ascii="Calibri" w:hAnsi="Calibri" w:cs="Times New Roman"/>
          <w:szCs w:val="22"/>
        </w:rPr>
      </w:pPr>
      <w:del w:id="225" w:author="Ismat Halabi" w:date="2020-04-24T19:41:00Z">
        <w:r w:rsidRPr="00B16E5C" w:rsidDel="00B16E5C">
          <w:rPr>
            <w:rStyle w:val="Hyperlink"/>
            <w:rPrChange w:id="226" w:author="Ismat Halabi" w:date="2020-04-24T19:41:00Z">
              <w:rPr>
                <w:rStyle w:val="Hyperlink"/>
              </w:rPr>
            </w:rPrChange>
          </w:rPr>
          <w:delText>1</w:delText>
        </w:r>
        <w:r w:rsidRPr="00733211" w:rsidDel="00B16E5C">
          <w:rPr>
            <w:rFonts w:ascii="Calibri" w:hAnsi="Calibri" w:cs="Times New Roman"/>
            <w:szCs w:val="22"/>
          </w:rPr>
          <w:tab/>
        </w:r>
        <w:r w:rsidRPr="00B16E5C" w:rsidDel="00B16E5C">
          <w:rPr>
            <w:rStyle w:val="Hyperlink"/>
            <w:rPrChange w:id="227" w:author="Ismat Halabi" w:date="2020-04-24T19:41:00Z">
              <w:rPr>
                <w:rStyle w:val="Hyperlink"/>
              </w:rPr>
            </w:rPrChange>
          </w:rPr>
          <w:delText>Introduction</w:delText>
        </w:r>
        <w:r w:rsidDel="00B16E5C">
          <w:rPr>
            <w:webHidden/>
          </w:rPr>
          <w:tab/>
          <w:delText>3</w:delText>
        </w:r>
      </w:del>
    </w:p>
    <w:p w:rsidR="00946072" w:rsidRPr="00733211" w:rsidDel="00B16E5C" w:rsidRDefault="00946072">
      <w:pPr>
        <w:pStyle w:val="TOC2"/>
        <w:tabs>
          <w:tab w:val="left" w:pos="3402"/>
        </w:tabs>
        <w:rPr>
          <w:del w:id="228" w:author="Ismat Halabi" w:date="2020-04-24T19:41:00Z"/>
          <w:rFonts w:ascii="Calibri" w:hAnsi="Calibri" w:cs="Times New Roman"/>
          <w:szCs w:val="22"/>
        </w:rPr>
      </w:pPr>
      <w:del w:id="229" w:author="Ismat Halabi" w:date="2020-04-24T19:41:00Z">
        <w:r w:rsidRPr="00B16E5C" w:rsidDel="00B16E5C">
          <w:rPr>
            <w:rStyle w:val="Hyperlink"/>
            <w:rPrChange w:id="230" w:author="Ismat Halabi" w:date="2020-04-24T19:41:00Z">
              <w:rPr>
                <w:rStyle w:val="Hyperlink"/>
              </w:rPr>
            </w:rPrChange>
          </w:rPr>
          <w:delText>1.1</w:delText>
        </w:r>
        <w:r w:rsidRPr="00733211" w:rsidDel="00B16E5C">
          <w:rPr>
            <w:rFonts w:ascii="Calibri" w:hAnsi="Calibri" w:cs="Times New Roman"/>
            <w:szCs w:val="22"/>
          </w:rPr>
          <w:tab/>
        </w:r>
        <w:r w:rsidRPr="00B16E5C" w:rsidDel="00B16E5C">
          <w:rPr>
            <w:rStyle w:val="Hyperlink"/>
            <w:rPrChange w:id="231" w:author="Ismat Halabi" w:date="2020-04-24T19:41:00Z">
              <w:rPr>
                <w:rStyle w:val="Hyperlink"/>
              </w:rPr>
            </w:rPrChange>
          </w:rPr>
          <w:delText>Revision history</w:delText>
        </w:r>
        <w:r w:rsidDel="00B16E5C">
          <w:rPr>
            <w:webHidden/>
          </w:rPr>
          <w:tab/>
          <w:delText>3</w:delText>
        </w:r>
      </w:del>
    </w:p>
    <w:p w:rsidR="00946072" w:rsidRPr="00733211" w:rsidDel="00B16E5C" w:rsidRDefault="00946072">
      <w:pPr>
        <w:pStyle w:val="TOC2"/>
        <w:tabs>
          <w:tab w:val="left" w:pos="3402"/>
        </w:tabs>
        <w:rPr>
          <w:del w:id="232" w:author="Ismat Halabi" w:date="2020-04-24T19:41:00Z"/>
          <w:rFonts w:ascii="Calibri" w:hAnsi="Calibri" w:cs="Times New Roman"/>
          <w:szCs w:val="22"/>
        </w:rPr>
      </w:pPr>
      <w:del w:id="233" w:author="Ismat Halabi" w:date="2020-04-24T19:41:00Z">
        <w:r w:rsidRPr="00B16E5C" w:rsidDel="00B16E5C">
          <w:rPr>
            <w:rStyle w:val="Hyperlink"/>
            <w:rPrChange w:id="234" w:author="Ismat Halabi" w:date="2020-04-24T19:41:00Z">
              <w:rPr>
                <w:rStyle w:val="Hyperlink"/>
              </w:rPr>
            </w:rPrChange>
          </w:rPr>
          <w:delText>1.2</w:delText>
        </w:r>
        <w:r w:rsidRPr="00733211" w:rsidDel="00B16E5C">
          <w:rPr>
            <w:rFonts w:ascii="Calibri" w:hAnsi="Calibri" w:cs="Times New Roman"/>
            <w:szCs w:val="22"/>
          </w:rPr>
          <w:tab/>
        </w:r>
        <w:r w:rsidRPr="00B16E5C" w:rsidDel="00B16E5C">
          <w:rPr>
            <w:rStyle w:val="Hyperlink"/>
            <w:rPrChange w:id="235" w:author="Ismat Halabi" w:date="2020-04-24T19:41:00Z">
              <w:rPr>
                <w:rStyle w:val="Hyperlink"/>
              </w:rPr>
            </w:rPrChange>
          </w:rPr>
          <w:delText>Purpose</w:delText>
        </w:r>
        <w:r w:rsidDel="00B16E5C">
          <w:rPr>
            <w:webHidden/>
          </w:rPr>
          <w:tab/>
          <w:delText>6</w:delText>
        </w:r>
      </w:del>
    </w:p>
    <w:p w:rsidR="00946072" w:rsidRPr="00733211" w:rsidDel="00B16E5C" w:rsidRDefault="00946072">
      <w:pPr>
        <w:pStyle w:val="TOC2"/>
        <w:tabs>
          <w:tab w:val="left" w:pos="3402"/>
        </w:tabs>
        <w:rPr>
          <w:del w:id="236" w:author="Ismat Halabi" w:date="2020-04-24T19:41:00Z"/>
          <w:rFonts w:ascii="Calibri" w:hAnsi="Calibri" w:cs="Times New Roman"/>
          <w:szCs w:val="22"/>
        </w:rPr>
      </w:pPr>
      <w:del w:id="237" w:author="Ismat Halabi" w:date="2020-04-24T19:41:00Z">
        <w:r w:rsidRPr="00B16E5C" w:rsidDel="00B16E5C">
          <w:rPr>
            <w:rStyle w:val="Hyperlink"/>
            <w:rPrChange w:id="238" w:author="Ismat Halabi" w:date="2020-04-24T19:41:00Z">
              <w:rPr>
                <w:rStyle w:val="Hyperlink"/>
              </w:rPr>
            </w:rPrChange>
          </w:rPr>
          <w:delText>1.3</w:delText>
        </w:r>
        <w:r w:rsidRPr="00733211" w:rsidDel="00B16E5C">
          <w:rPr>
            <w:rFonts w:ascii="Calibri" w:hAnsi="Calibri" w:cs="Times New Roman"/>
            <w:szCs w:val="22"/>
          </w:rPr>
          <w:tab/>
        </w:r>
        <w:r w:rsidRPr="00B16E5C" w:rsidDel="00B16E5C">
          <w:rPr>
            <w:rStyle w:val="Hyperlink"/>
            <w:rPrChange w:id="239" w:author="Ismat Halabi" w:date="2020-04-24T19:41:00Z">
              <w:rPr>
                <w:rStyle w:val="Hyperlink"/>
              </w:rPr>
            </w:rPrChange>
          </w:rPr>
          <w:delText>Reader’s guidelines</w:delText>
        </w:r>
        <w:r w:rsidDel="00B16E5C">
          <w:rPr>
            <w:webHidden/>
          </w:rPr>
          <w:tab/>
          <w:delText>6</w:delText>
        </w:r>
      </w:del>
    </w:p>
    <w:p w:rsidR="00946072" w:rsidRPr="00733211" w:rsidDel="00B16E5C" w:rsidRDefault="00946072">
      <w:pPr>
        <w:pStyle w:val="TOC1"/>
        <w:tabs>
          <w:tab w:val="left" w:pos="3402"/>
        </w:tabs>
        <w:rPr>
          <w:del w:id="240" w:author="Ismat Halabi" w:date="2020-04-24T19:41:00Z"/>
          <w:rFonts w:ascii="Calibri" w:hAnsi="Calibri" w:cs="Times New Roman"/>
          <w:szCs w:val="22"/>
        </w:rPr>
      </w:pPr>
      <w:del w:id="241" w:author="Ismat Halabi" w:date="2020-04-24T19:41:00Z">
        <w:r w:rsidRPr="00B16E5C" w:rsidDel="00B16E5C">
          <w:rPr>
            <w:rStyle w:val="Hyperlink"/>
            <w:rPrChange w:id="242" w:author="Ismat Halabi" w:date="2020-04-24T19:41:00Z">
              <w:rPr>
                <w:rStyle w:val="Hyperlink"/>
              </w:rPr>
            </w:rPrChange>
          </w:rPr>
          <w:delText>2</w:delText>
        </w:r>
        <w:r w:rsidRPr="00733211" w:rsidDel="00B16E5C">
          <w:rPr>
            <w:rFonts w:ascii="Calibri" w:hAnsi="Calibri" w:cs="Times New Roman"/>
            <w:szCs w:val="22"/>
          </w:rPr>
          <w:tab/>
        </w:r>
        <w:r w:rsidRPr="00B16E5C" w:rsidDel="00B16E5C">
          <w:rPr>
            <w:rStyle w:val="Hyperlink"/>
            <w:rPrChange w:id="243" w:author="Ismat Halabi" w:date="2020-04-24T19:41:00Z">
              <w:rPr>
                <w:rStyle w:val="Hyperlink"/>
              </w:rPr>
            </w:rPrChange>
          </w:rPr>
          <w:delText>Overview</w:delText>
        </w:r>
        <w:r w:rsidDel="00B16E5C">
          <w:rPr>
            <w:webHidden/>
          </w:rPr>
          <w:tab/>
          <w:delText>7</w:delText>
        </w:r>
      </w:del>
    </w:p>
    <w:p w:rsidR="00946072" w:rsidRPr="00733211" w:rsidDel="00B16E5C" w:rsidRDefault="00946072">
      <w:pPr>
        <w:pStyle w:val="TOC1"/>
        <w:tabs>
          <w:tab w:val="left" w:pos="3402"/>
        </w:tabs>
        <w:rPr>
          <w:del w:id="244" w:author="Ismat Halabi" w:date="2020-04-24T19:41:00Z"/>
          <w:rFonts w:ascii="Calibri" w:hAnsi="Calibri" w:cs="Times New Roman"/>
          <w:szCs w:val="22"/>
        </w:rPr>
      </w:pPr>
      <w:del w:id="245" w:author="Ismat Halabi" w:date="2020-04-24T19:41:00Z">
        <w:r w:rsidRPr="00B16E5C" w:rsidDel="00B16E5C">
          <w:rPr>
            <w:rStyle w:val="Hyperlink"/>
            <w:rPrChange w:id="246" w:author="Ismat Halabi" w:date="2020-04-24T19:41:00Z">
              <w:rPr>
                <w:rStyle w:val="Hyperlink"/>
              </w:rPr>
            </w:rPrChange>
          </w:rPr>
          <w:delText>3</w:delText>
        </w:r>
        <w:r w:rsidRPr="00733211" w:rsidDel="00B16E5C">
          <w:rPr>
            <w:rFonts w:ascii="Calibri" w:hAnsi="Calibri" w:cs="Times New Roman"/>
            <w:szCs w:val="22"/>
          </w:rPr>
          <w:tab/>
        </w:r>
        <w:r w:rsidRPr="00B16E5C" w:rsidDel="00B16E5C">
          <w:rPr>
            <w:rStyle w:val="Hyperlink"/>
            <w:rPrChange w:id="247" w:author="Ismat Halabi" w:date="2020-04-24T19:41:00Z">
              <w:rPr>
                <w:rStyle w:val="Hyperlink"/>
              </w:rPr>
            </w:rPrChange>
          </w:rPr>
          <w:delText>Scope definition</w:delText>
        </w:r>
        <w:r w:rsidDel="00B16E5C">
          <w:rPr>
            <w:webHidden/>
          </w:rPr>
          <w:tab/>
          <w:delText>7</w:delText>
        </w:r>
      </w:del>
    </w:p>
    <w:p w:rsidR="00946072" w:rsidRPr="00733211" w:rsidDel="00B16E5C" w:rsidRDefault="00946072">
      <w:pPr>
        <w:pStyle w:val="TOC1"/>
        <w:tabs>
          <w:tab w:val="left" w:pos="3402"/>
        </w:tabs>
        <w:rPr>
          <w:del w:id="248" w:author="Ismat Halabi" w:date="2020-04-24T19:41:00Z"/>
          <w:rFonts w:ascii="Calibri" w:hAnsi="Calibri" w:cs="Times New Roman"/>
          <w:szCs w:val="22"/>
        </w:rPr>
      </w:pPr>
      <w:del w:id="249" w:author="Ismat Halabi" w:date="2020-04-24T19:41:00Z">
        <w:r w:rsidRPr="00B16E5C" w:rsidDel="00B16E5C">
          <w:rPr>
            <w:rStyle w:val="Hyperlink"/>
            <w:rPrChange w:id="250" w:author="Ismat Halabi" w:date="2020-04-24T19:41:00Z">
              <w:rPr>
                <w:rStyle w:val="Hyperlink"/>
              </w:rPr>
            </w:rPrChange>
          </w:rPr>
          <w:delText>4</w:delText>
        </w:r>
        <w:r w:rsidRPr="00733211" w:rsidDel="00B16E5C">
          <w:rPr>
            <w:rFonts w:ascii="Calibri" w:hAnsi="Calibri" w:cs="Times New Roman"/>
            <w:szCs w:val="22"/>
          </w:rPr>
          <w:tab/>
        </w:r>
        <w:r w:rsidRPr="00B16E5C" w:rsidDel="00B16E5C">
          <w:rPr>
            <w:rStyle w:val="Hyperlink"/>
            <w:rPrChange w:id="251" w:author="Ismat Halabi" w:date="2020-04-24T19:41:00Z">
              <w:rPr>
                <w:rStyle w:val="Hyperlink"/>
              </w:rPr>
            </w:rPrChange>
          </w:rPr>
          <w:delText>Radio application in the RBS</w:delText>
        </w:r>
        <w:r w:rsidDel="00B16E5C">
          <w:rPr>
            <w:webHidden/>
          </w:rPr>
          <w:tab/>
          <w:delText>7</w:delText>
        </w:r>
      </w:del>
    </w:p>
    <w:p w:rsidR="00946072" w:rsidRPr="00733211" w:rsidDel="00B16E5C" w:rsidRDefault="00946072">
      <w:pPr>
        <w:pStyle w:val="TOC2"/>
        <w:tabs>
          <w:tab w:val="left" w:pos="3402"/>
        </w:tabs>
        <w:rPr>
          <w:del w:id="252" w:author="Ismat Halabi" w:date="2020-04-24T19:41:00Z"/>
          <w:rFonts w:ascii="Calibri" w:hAnsi="Calibri" w:cs="Times New Roman"/>
          <w:szCs w:val="22"/>
        </w:rPr>
      </w:pPr>
      <w:del w:id="253" w:author="Ismat Halabi" w:date="2020-04-24T19:41:00Z">
        <w:r w:rsidRPr="00B16E5C" w:rsidDel="00B16E5C">
          <w:rPr>
            <w:rStyle w:val="Hyperlink"/>
            <w:rPrChange w:id="254" w:author="Ismat Halabi" w:date="2020-04-24T19:41:00Z">
              <w:rPr>
                <w:rStyle w:val="Hyperlink"/>
              </w:rPr>
            </w:rPrChange>
          </w:rPr>
          <w:delText>4.1</w:delText>
        </w:r>
        <w:r w:rsidRPr="00733211" w:rsidDel="00B16E5C">
          <w:rPr>
            <w:rFonts w:ascii="Calibri" w:hAnsi="Calibri" w:cs="Times New Roman"/>
            <w:szCs w:val="22"/>
          </w:rPr>
          <w:tab/>
        </w:r>
        <w:r w:rsidRPr="00B16E5C" w:rsidDel="00B16E5C">
          <w:rPr>
            <w:rStyle w:val="Hyperlink"/>
            <w:rPrChange w:id="255" w:author="Ismat Halabi" w:date="2020-04-24T19:41:00Z">
              <w:rPr>
                <w:rStyle w:val="Hyperlink"/>
              </w:rPr>
            </w:rPrChange>
          </w:rPr>
          <w:delText>RBS Overview</w:delText>
        </w:r>
        <w:r w:rsidDel="00B16E5C">
          <w:rPr>
            <w:webHidden/>
          </w:rPr>
          <w:tab/>
          <w:delText>7</w:delText>
        </w:r>
      </w:del>
    </w:p>
    <w:p w:rsidR="00946072" w:rsidRPr="00733211" w:rsidDel="00B16E5C" w:rsidRDefault="00946072">
      <w:pPr>
        <w:pStyle w:val="TOC2"/>
        <w:tabs>
          <w:tab w:val="left" w:pos="3402"/>
        </w:tabs>
        <w:rPr>
          <w:del w:id="256" w:author="Ismat Halabi" w:date="2020-04-24T19:41:00Z"/>
          <w:rFonts w:ascii="Calibri" w:hAnsi="Calibri" w:cs="Times New Roman"/>
          <w:szCs w:val="22"/>
        </w:rPr>
      </w:pPr>
      <w:del w:id="257" w:author="Ismat Halabi" w:date="2020-04-24T19:41:00Z">
        <w:r w:rsidRPr="00B16E5C" w:rsidDel="00B16E5C">
          <w:rPr>
            <w:rStyle w:val="Hyperlink"/>
            <w:rPrChange w:id="258" w:author="Ismat Halabi" w:date="2020-04-24T19:41:00Z">
              <w:rPr>
                <w:rStyle w:val="Hyperlink"/>
              </w:rPr>
            </w:rPrChange>
          </w:rPr>
          <w:delText>4.2</w:delText>
        </w:r>
        <w:r w:rsidRPr="00733211" w:rsidDel="00B16E5C">
          <w:rPr>
            <w:rFonts w:ascii="Calibri" w:hAnsi="Calibri" w:cs="Times New Roman"/>
            <w:szCs w:val="22"/>
          </w:rPr>
          <w:tab/>
        </w:r>
        <w:r w:rsidRPr="00B16E5C" w:rsidDel="00B16E5C">
          <w:rPr>
            <w:rStyle w:val="Hyperlink"/>
            <w:rPrChange w:id="259" w:author="Ismat Halabi" w:date="2020-04-24T19:41:00Z">
              <w:rPr>
                <w:rStyle w:val="Hyperlink"/>
              </w:rPr>
            </w:rPrChange>
          </w:rPr>
          <w:delText>Radio Sub-System Overview</w:delText>
        </w:r>
        <w:r w:rsidDel="00B16E5C">
          <w:rPr>
            <w:webHidden/>
          </w:rPr>
          <w:tab/>
          <w:delText>8</w:delText>
        </w:r>
      </w:del>
    </w:p>
    <w:p w:rsidR="00946072" w:rsidRPr="00733211" w:rsidDel="00B16E5C" w:rsidRDefault="00946072">
      <w:pPr>
        <w:pStyle w:val="TOC2"/>
        <w:tabs>
          <w:tab w:val="left" w:pos="3402"/>
        </w:tabs>
        <w:rPr>
          <w:del w:id="260" w:author="Ismat Halabi" w:date="2020-04-24T19:41:00Z"/>
          <w:rFonts w:ascii="Calibri" w:hAnsi="Calibri" w:cs="Times New Roman"/>
          <w:szCs w:val="22"/>
        </w:rPr>
      </w:pPr>
      <w:del w:id="261" w:author="Ismat Halabi" w:date="2020-04-24T19:41:00Z">
        <w:r w:rsidRPr="00B16E5C" w:rsidDel="00B16E5C">
          <w:rPr>
            <w:rStyle w:val="Hyperlink"/>
            <w:rPrChange w:id="262" w:author="Ismat Halabi" w:date="2020-04-24T19:41:00Z">
              <w:rPr>
                <w:rStyle w:val="Hyperlink"/>
              </w:rPr>
            </w:rPrChange>
          </w:rPr>
          <w:delText>4.3</w:delText>
        </w:r>
        <w:r w:rsidRPr="00733211" w:rsidDel="00B16E5C">
          <w:rPr>
            <w:rFonts w:ascii="Calibri" w:hAnsi="Calibri" w:cs="Times New Roman"/>
            <w:szCs w:val="22"/>
          </w:rPr>
          <w:tab/>
        </w:r>
        <w:r w:rsidRPr="00B16E5C" w:rsidDel="00B16E5C">
          <w:rPr>
            <w:rStyle w:val="Hyperlink"/>
            <w:rPrChange w:id="263" w:author="Ismat Halabi" w:date="2020-04-24T19:41:00Z">
              <w:rPr>
                <w:rStyle w:val="Hyperlink"/>
              </w:rPr>
            </w:rPrChange>
          </w:rPr>
          <w:delText>Next Generation Radios (NGR)</w:delText>
        </w:r>
        <w:r w:rsidDel="00B16E5C">
          <w:rPr>
            <w:webHidden/>
          </w:rPr>
          <w:tab/>
          <w:delText>11</w:delText>
        </w:r>
      </w:del>
    </w:p>
    <w:p w:rsidR="00946072" w:rsidRPr="00733211" w:rsidDel="00B16E5C" w:rsidRDefault="00946072">
      <w:pPr>
        <w:pStyle w:val="TOC1"/>
        <w:tabs>
          <w:tab w:val="left" w:pos="3402"/>
        </w:tabs>
        <w:rPr>
          <w:del w:id="264" w:author="Ismat Halabi" w:date="2020-04-24T19:41:00Z"/>
          <w:rFonts w:ascii="Calibri" w:hAnsi="Calibri" w:cs="Times New Roman"/>
          <w:szCs w:val="22"/>
        </w:rPr>
      </w:pPr>
      <w:del w:id="265" w:author="Ismat Halabi" w:date="2020-04-24T19:41:00Z">
        <w:r w:rsidRPr="00B16E5C" w:rsidDel="00B16E5C">
          <w:rPr>
            <w:rStyle w:val="Hyperlink"/>
            <w:rPrChange w:id="266" w:author="Ismat Halabi" w:date="2020-04-24T19:41:00Z">
              <w:rPr>
                <w:rStyle w:val="Hyperlink"/>
              </w:rPr>
            </w:rPrChange>
          </w:rPr>
          <w:delText>5</w:delText>
        </w:r>
        <w:r w:rsidRPr="00733211" w:rsidDel="00B16E5C">
          <w:rPr>
            <w:rFonts w:ascii="Calibri" w:hAnsi="Calibri" w:cs="Times New Roman"/>
            <w:szCs w:val="22"/>
          </w:rPr>
          <w:tab/>
        </w:r>
        <w:r w:rsidRPr="00B16E5C" w:rsidDel="00B16E5C">
          <w:rPr>
            <w:rStyle w:val="Hyperlink"/>
            <w:rPrChange w:id="267" w:author="Ismat Halabi" w:date="2020-04-24T19:41:00Z">
              <w:rPr>
                <w:rStyle w:val="Hyperlink"/>
              </w:rPr>
            </w:rPrChange>
          </w:rPr>
          <w:delText>Summary of architectural requirements and goals</w:delText>
        </w:r>
        <w:r w:rsidDel="00B16E5C">
          <w:rPr>
            <w:webHidden/>
          </w:rPr>
          <w:tab/>
          <w:delText>13</w:delText>
        </w:r>
      </w:del>
    </w:p>
    <w:p w:rsidR="00946072" w:rsidRPr="00733211" w:rsidDel="00B16E5C" w:rsidRDefault="00946072">
      <w:pPr>
        <w:pStyle w:val="TOC2"/>
        <w:tabs>
          <w:tab w:val="left" w:pos="3402"/>
        </w:tabs>
        <w:rPr>
          <w:del w:id="268" w:author="Ismat Halabi" w:date="2020-04-24T19:41:00Z"/>
          <w:rFonts w:ascii="Calibri" w:hAnsi="Calibri" w:cs="Times New Roman"/>
          <w:szCs w:val="22"/>
        </w:rPr>
      </w:pPr>
      <w:del w:id="269" w:author="Ismat Halabi" w:date="2020-04-24T19:41:00Z">
        <w:r w:rsidRPr="00B16E5C" w:rsidDel="00B16E5C">
          <w:rPr>
            <w:rStyle w:val="Hyperlink"/>
            <w:rPrChange w:id="270" w:author="Ismat Halabi" w:date="2020-04-24T19:41:00Z">
              <w:rPr>
                <w:rStyle w:val="Hyperlink"/>
              </w:rPr>
            </w:rPrChange>
          </w:rPr>
          <w:delText>5.1</w:delText>
        </w:r>
        <w:r w:rsidRPr="00733211" w:rsidDel="00B16E5C">
          <w:rPr>
            <w:rFonts w:ascii="Calibri" w:hAnsi="Calibri" w:cs="Times New Roman"/>
            <w:szCs w:val="22"/>
          </w:rPr>
          <w:tab/>
        </w:r>
        <w:r w:rsidRPr="00B16E5C" w:rsidDel="00B16E5C">
          <w:rPr>
            <w:rStyle w:val="Hyperlink"/>
            <w:rPrChange w:id="271" w:author="Ismat Halabi" w:date="2020-04-24T19:41:00Z">
              <w:rPr>
                <w:rStyle w:val="Hyperlink"/>
              </w:rPr>
            </w:rPrChange>
          </w:rPr>
          <w:delText>Design goals and approach details</w:delText>
        </w:r>
        <w:r w:rsidDel="00B16E5C">
          <w:rPr>
            <w:webHidden/>
          </w:rPr>
          <w:tab/>
          <w:delText>13</w:delText>
        </w:r>
      </w:del>
    </w:p>
    <w:p w:rsidR="00946072" w:rsidRPr="00733211" w:rsidDel="00B16E5C" w:rsidRDefault="00946072">
      <w:pPr>
        <w:pStyle w:val="TOC1"/>
        <w:tabs>
          <w:tab w:val="left" w:pos="3402"/>
        </w:tabs>
        <w:rPr>
          <w:del w:id="272" w:author="Ismat Halabi" w:date="2020-04-24T19:41:00Z"/>
          <w:rFonts w:ascii="Calibri" w:hAnsi="Calibri" w:cs="Times New Roman"/>
          <w:szCs w:val="22"/>
        </w:rPr>
      </w:pPr>
      <w:del w:id="273" w:author="Ismat Halabi" w:date="2020-04-24T19:41:00Z">
        <w:r w:rsidRPr="00B16E5C" w:rsidDel="00B16E5C">
          <w:rPr>
            <w:rStyle w:val="Hyperlink"/>
            <w:rPrChange w:id="274" w:author="Ismat Halabi" w:date="2020-04-24T19:41:00Z">
              <w:rPr>
                <w:rStyle w:val="Hyperlink"/>
              </w:rPr>
            </w:rPrChange>
          </w:rPr>
          <w:delText>6</w:delText>
        </w:r>
        <w:r w:rsidRPr="00733211" w:rsidDel="00B16E5C">
          <w:rPr>
            <w:rFonts w:ascii="Calibri" w:hAnsi="Calibri" w:cs="Times New Roman"/>
            <w:szCs w:val="22"/>
          </w:rPr>
          <w:tab/>
        </w:r>
        <w:r w:rsidRPr="00B16E5C" w:rsidDel="00B16E5C">
          <w:rPr>
            <w:rStyle w:val="Hyperlink"/>
            <w:rPrChange w:id="275" w:author="Ismat Halabi" w:date="2020-04-24T19:41:00Z">
              <w:rPr>
                <w:rStyle w:val="Hyperlink"/>
              </w:rPr>
            </w:rPrChange>
          </w:rPr>
          <w:delText>Functional view</w:delText>
        </w:r>
        <w:r w:rsidDel="00B16E5C">
          <w:rPr>
            <w:webHidden/>
          </w:rPr>
          <w:tab/>
          <w:delText>17</w:delText>
        </w:r>
      </w:del>
    </w:p>
    <w:p w:rsidR="00946072" w:rsidRPr="00733211" w:rsidDel="00B16E5C" w:rsidRDefault="00946072">
      <w:pPr>
        <w:pStyle w:val="TOC2"/>
        <w:tabs>
          <w:tab w:val="left" w:pos="3402"/>
        </w:tabs>
        <w:rPr>
          <w:del w:id="276" w:author="Ismat Halabi" w:date="2020-04-24T19:41:00Z"/>
          <w:rFonts w:ascii="Calibri" w:hAnsi="Calibri" w:cs="Times New Roman"/>
          <w:szCs w:val="22"/>
        </w:rPr>
      </w:pPr>
      <w:del w:id="277" w:author="Ismat Halabi" w:date="2020-04-24T19:41:00Z">
        <w:r w:rsidRPr="00B16E5C" w:rsidDel="00B16E5C">
          <w:rPr>
            <w:rStyle w:val="Hyperlink"/>
            <w:rPrChange w:id="278" w:author="Ismat Halabi" w:date="2020-04-24T19:41:00Z">
              <w:rPr>
                <w:rStyle w:val="Hyperlink"/>
              </w:rPr>
            </w:rPrChange>
          </w:rPr>
          <w:delText>6.1</w:delText>
        </w:r>
        <w:r w:rsidRPr="00733211" w:rsidDel="00B16E5C">
          <w:rPr>
            <w:rFonts w:ascii="Calibri" w:hAnsi="Calibri" w:cs="Times New Roman"/>
            <w:szCs w:val="22"/>
          </w:rPr>
          <w:tab/>
        </w:r>
        <w:r w:rsidRPr="00B16E5C" w:rsidDel="00B16E5C">
          <w:rPr>
            <w:rStyle w:val="Hyperlink"/>
            <w:rPrChange w:id="279" w:author="Ismat Halabi" w:date="2020-04-24T19:41:00Z">
              <w:rPr>
                <w:rStyle w:val="Hyperlink"/>
              </w:rPr>
            </w:rPrChange>
          </w:rPr>
          <w:delText>Functional View Key Principles</w:delText>
        </w:r>
        <w:r w:rsidDel="00B16E5C">
          <w:rPr>
            <w:webHidden/>
          </w:rPr>
          <w:tab/>
          <w:delText>17</w:delText>
        </w:r>
      </w:del>
    </w:p>
    <w:p w:rsidR="00946072" w:rsidRPr="00733211" w:rsidDel="00B16E5C" w:rsidRDefault="00946072">
      <w:pPr>
        <w:pStyle w:val="TOC2"/>
        <w:tabs>
          <w:tab w:val="left" w:pos="3402"/>
        </w:tabs>
        <w:rPr>
          <w:del w:id="280" w:author="Ismat Halabi" w:date="2020-04-24T19:41:00Z"/>
          <w:rFonts w:ascii="Calibri" w:hAnsi="Calibri" w:cs="Times New Roman"/>
          <w:szCs w:val="22"/>
        </w:rPr>
      </w:pPr>
      <w:del w:id="281" w:author="Ismat Halabi" w:date="2020-04-24T19:41:00Z">
        <w:r w:rsidRPr="00B16E5C" w:rsidDel="00B16E5C">
          <w:rPr>
            <w:rStyle w:val="Hyperlink"/>
            <w:rPrChange w:id="282" w:author="Ismat Halabi" w:date="2020-04-24T19:41:00Z">
              <w:rPr>
                <w:rStyle w:val="Hyperlink"/>
              </w:rPr>
            </w:rPrChange>
          </w:rPr>
          <w:delText>6.2</w:delText>
        </w:r>
        <w:r w:rsidRPr="00733211" w:rsidDel="00B16E5C">
          <w:rPr>
            <w:rFonts w:ascii="Calibri" w:hAnsi="Calibri" w:cs="Times New Roman"/>
            <w:szCs w:val="22"/>
          </w:rPr>
          <w:tab/>
        </w:r>
        <w:r w:rsidRPr="00B16E5C" w:rsidDel="00B16E5C">
          <w:rPr>
            <w:rStyle w:val="Hyperlink"/>
            <w:rPrChange w:id="283" w:author="Ismat Halabi" w:date="2020-04-24T19:41:00Z">
              <w:rPr>
                <w:rStyle w:val="Hyperlink"/>
              </w:rPr>
            </w:rPrChange>
          </w:rPr>
          <w:delText>View model</w:delText>
        </w:r>
        <w:r w:rsidDel="00B16E5C">
          <w:rPr>
            <w:webHidden/>
          </w:rPr>
          <w:tab/>
          <w:delText>18</w:delText>
        </w:r>
      </w:del>
    </w:p>
    <w:p w:rsidR="00946072" w:rsidRPr="00733211" w:rsidDel="00B16E5C" w:rsidRDefault="00946072">
      <w:pPr>
        <w:pStyle w:val="TOC2"/>
        <w:tabs>
          <w:tab w:val="left" w:pos="3402"/>
        </w:tabs>
        <w:rPr>
          <w:del w:id="284" w:author="Ismat Halabi" w:date="2020-04-24T19:41:00Z"/>
          <w:rFonts w:ascii="Calibri" w:hAnsi="Calibri" w:cs="Times New Roman"/>
          <w:szCs w:val="22"/>
        </w:rPr>
      </w:pPr>
      <w:del w:id="285" w:author="Ismat Halabi" w:date="2020-04-24T19:41:00Z">
        <w:r w:rsidRPr="00B16E5C" w:rsidDel="00B16E5C">
          <w:rPr>
            <w:rStyle w:val="Hyperlink"/>
            <w:rPrChange w:id="286" w:author="Ismat Halabi" w:date="2020-04-24T19:41:00Z">
              <w:rPr>
                <w:rStyle w:val="Hyperlink"/>
              </w:rPr>
            </w:rPrChange>
          </w:rPr>
          <w:delText>6.3</w:delText>
        </w:r>
        <w:r w:rsidRPr="00733211" w:rsidDel="00B16E5C">
          <w:rPr>
            <w:rFonts w:ascii="Calibri" w:hAnsi="Calibri" w:cs="Times New Roman"/>
            <w:szCs w:val="22"/>
          </w:rPr>
          <w:tab/>
        </w:r>
        <w:r w:rsidRPr="00B16E5C" w:rsidDel="00B16E5C">
          <w:rPr>
            <w:rStyle w:val="Hyperlink"/>
            <w:rPrChange w:id="287" w:author="Ismat Halabi" w:date="2020-04-24T19:41:00Z">
              <w:rPr>
                <w:rStyle w:val="Hyperlink"/>
              </w:rPr>
            </w:rPrChange>
          </w:rPr>
          <w:delText>Reference to scenarios</w:delText>
        </w:r>
        <w:r w:rsidDel="00B16E5C">
          <w:rPr>
            <w:webHidden/>
          </w:rPr>
          <w:tab/>
          <w:delText>36</w:delText>
        </w:r>
      </w:del>
    </w:p>
    <w:p w:rsidR="00946072" w:rsidRPr="00733211" w:rsidDel="00B16E5C" w:rsidRDefault="00946072">
      <w:pPr>
        <w:pStyle w:val="TOC2"/>
        <w:tabs>
          <w:tab w:val="left" w:pos="3402"/>
        </w:tabs>
        <w:rPr>
          <w:del w:id="288" w:author="Ismat Halabi" w:date="2020-04-24T19:41:00Z"/>
          <w:rFonts w:ascii="Calibri" w:hAnsi="Calibri" w:cs="Times New Roman"/>
          <w:szCs w:val="22"/>
        </w:rPr>
      </w:pPr>
      <w:del w:id="289" w:author="Ismat Halabi" w:date="2020-04-24T19:41:00Z">
        <w:r w:rsidRPr="00B16E5C" w:rsidDel="00B16E5C">
          <w:rPr>
            <w:rStyle w:val="Hyperlink"/>
            <w:rPrChange w:id="290" w:author="Ismat Halabi" w:date="2020-04-24T19:41:00Z">
              <w:rPr>
                <w:rStyle w:val="Hyperlink"/>
              </w:rPr>
            </w:rPrChange>
          </w:rPr>
          <w:delText>6.4</w:delText>
        </w:r>
        <w:r w:rsidRPr="00733211" w:rsidDel="00B16E5C">
          <w:rPr>
            <w:rFonts w:ascii="Calibri" w:hAnsi="Calibri" w:cs="Times New Roman"/>
            <w:szCs w:val="22"/>
          </w:rPr>
          <w:tab/>
        </w:r>
        <w:r w:rsidRPr="00B16E5C" w:rsidDel="00B16E5C">
          <w:rPr>
            <w:rStyle w:val="Hyperlink"/>
            <w:rPrChange w:id="291" w:author="Ismat Halabi" w:date="2020-04-24T19:41:00Z">
              <w:rPr>
                <w:rStyle w:val="Hyperlink"/>
              </w:rPr>
            </w:rPrChange>
          </w:rPr>
          <w:delText>O&amp;M layer</w:delText>
        </w:r>
        <w:r w:rsidDel="00B16E5C">
          <w:rPr>
            <w:webHidden/>
          </w:rPr>
          <w:tab/>
          <w:delText>36</w:delText>
        </w:r>
      </w:del>
    </w:p>
    <w:p w:rsidR="00946072" w:rsidRPr="00733211" w:rsidDel="00B16E5C" w:rsidRDefault="00946072">
      <w:pPr>
        <w:pStyle w:val="TOC2"/>
        <w:tabs>
          <w:tab w:val="left" w:pos="3402"/>
        </w:tabs>
        <w:rPr>
          <w:del w:id="292" w:author="Ismat Halabi" w:date="2020-04-24T19:41:00Z"/>
          <w:rFonts w:ascii="Calibri" w:hAnsi="Calibri" w:cs="Times New Roman"/>
          <w:szCs w:val="22"/>
        </w:rPr>
      </w:pPr>
      <w:del w:id="293" w:author="Ismat Halabi" w:date="2020-04-24T19:41:00Z">
        <w:r w:rsidRPr="00B16E5C" w:rsidDel="00B16E5C">
          <w:rPr>
            <w:rStyle w:val="Hyperlink"/>
            <w:rPrChange w:id="294" w:author="Ismat Halabi" w:date="2020-04-24T19:41:00Z">
              <w:rPr>
                <w:rStyle w:val="Hyperlink"/>
              </w:rPr>
            </w:rPrChange>
          </w:rPr>
          <w:delText>6.5</w:delText>
        </w:r>
        <w:r w:rsidRPr="00733211" w:rsidDel="00B16E5C">
          <w:rPr>
            <w:rFonts w:ascii="Calibri" w:hAnsi="Calibri" w:cs="Times New Roman"/>
            <w:szCs w:val="22"/>
          </w:rPr>
          <w:tab/>
        </w:r>
        <w:r w:rsidRPr="00B16E5C" w:rsidDel="00B16E5C">
          <w:rPr>
            <w:rStyle w:val="Hyperlink"/>
            <w:rPrChange w:id="295" w:author="Ismat Halabi" w:date="2020-04-24T19:41:00Z">
              <w:rPr>
                <w:rStyle w:val="Hyperlink"/>
              </w:rPr>
            </w:rPrChange>
          </w:rPr>
          <w:delText>LRCI/ERCI Layer</w:delText>
        </w:r>
        <w:r w:rsidDel="00B16E5C">
          <w:rPr>
            <w:webHidden/>
          </w:rPr>
          <w:tab/>
          <w:delText>41</w:delText>
        </w:r>
      </w:del>
    </w:p>
    <w:p w:rsidR="00946072" w:rsidRPr="00733211" w:rsidDel="00B16E5C" w:rsidRDefault="00946072">
      <w:pPr>
        <w:pStyle w:val="TOC2"/>
        <w:tabs>
          <w:tab w:val="left" w:pos="3402"/>
        </w:tabs>
        <w:rPr>
          <w:del w:id="296" w:author="Ismat Halabi" w:date="2020-04-24T19:41:00Z"/>
          <w:rFonts w:ascii="Calibri" w:hAnsi="Calibri" w:cs="Times New Roman"/>
          <w:szCs w:val="22"/>
        </w:rPr>
      </w:pPr>
      <w:del w:id="297" w:author="Ismat Halabi" w:date="2020-04-24T19:41:00Z">
        <w:r w:rsidRPr="00B16E5C" w:rsidDel="00B16E5C">
          <w:rPr>
            <w:rStyle w:val="Hyperlink"/>
            <w:rPrChange w:id="298" w:author="Ismat Halabi" w:date="2020-04-24T19:41:00Z">
              <w:rPr>
                <w:rStyle w:val="Hyperlink"/>
              </w:rPr>
            </w:rPrChange>
          </w:rPr>
          <w:delText>6.6</w:delText>
        </w:r>
        <w:r w:rsidRPr="00733211" w:rsidDel="00B16E5C">
          <w:rPr>
            <w:rFonts w:ascii="Calibri" w:hAnsi="Calibri" w:cs="Times New Roman"/>
            <w:szCs w:val="22"/>
          </w:rPr>
          <w:tab/>
        </w:r>
        <w:r w:rsidRPr="00B16E5C" w:rsidDel="00B16E5C">
          <w:rPr>
            <w:rStyle w:val="Hyperlink"/>
            <w:rPrChange w:id="299" w:author="Ismat Halabi" w:date="2020-04-24T19:41:00Z">
              <w:rPr>
                <w:rStyle w:val="Hyperlink"/>
              </w:rPr>
            </w:rPrChange>
          </w:rPr>
          <w:delText>Common Layer</w:delText>
        </w:r>
        <w:r w:rsidDel="00B16E5C">
          <w:rPr>
            <w:webHidden/>
          </w:rPr>
          <w:tab/>
          <w:delText>41</w:delText>
        </w:r>
      </w:del>
    </w:p>
    <w:p w:rsidR="00946072" w:rsidRPr="00733211" w:rsidDel="00B16E5C" w:rsidRDefault="00946072">
      <w:pPr>
        <w:pStyle w:val="TOC2"/>
        <w:tabs>
          <w:tab w:val="left" w:pos="3402"/>
        </w:tabs>
        <w:rPr>
          <w:del w:id="300" w:author="Ismat Halabi" w:date="2020-04-24T19:41:00Z"/>
          <w:rFonts w:ascii="Calibri" w:hAnsi="Calibri" w:cs="Times New Roman"/>
          <w:szCs w:val="22"/>
        </w:rPr>
      </w:pPr>
      <w:del w:id="301" w:author="Ismat Halabi" w:date="2020-04-24T19:41:00Z">
        <w:r w:rsidRPr="00B16E5C" w:rsidDel="00B16E5C">
          <w:rPr>
            <w:rStyle w:val="Hyperlink"/>
            <w:rPrChange w:id="302" w:author="Ismat Halabi" w:date="2020-04-24T19:41:00Z">
              <w:rPr>
                <w:rStyle w:val="Hyperlink"/>
              </w:rPr>
            </w:rPrChange>
          </w:rPr>
          <w:delText>6.7</w:delText>
        </w:r>
        <w:r w:rsidRPr="00733211" w:rsidDel="00B16E5C">
          <w:rPr>
            <w:rFonts w:ascii="Calibri" w:hAnsi="Calibri" w:cs="Times New Roman"/>
            <w:szCs w:val="22"/>
          </w:rPr>
          <w:tab/>
        </w:r>
        <w:r w:rsidRPr="00B16E5C" w:rsidDel="00B16E5C">
          <w:rPr>
            <w:rStyle w:val="Hyperlink"/>
            <w:rPrChange w:id="303" w:author="Ismat Halabi" w:date="2020-04-24T19:41:00Z">
              <w:rPr>
                <w:rStyle w:val="Hyperlink"/>
              </w:rPr>
            </w:rPrChange>
          </w:rPr>
          <w:delText>Resource layer</w:delText>
        </w:r>
        <w:r w:rsidDel="00B16E5C">
          <w:rPr>
            <w:webHidden/>
          </w:rPr>
          <w:tab/>
          <w:delText>44</w:delText>
        </w:r>
      </w:del>
    </w:p>
    <w:p w:rsidR="00946072" w:rsidRPr="00733211" w:rsidDel="00B16E5C" w:rsidRDefault="00946072">
      <w:pPr>
        <w:pStyle w:val="TOC2"/>
        <w:tabs>
          <w:tab w:val="left" w:pos="3402"/>
        </w:tabs>
        <w:rPr>
          <w:del w:id="304" w:author="Ismat Halabi" w:date="2020-04-24T19:41:00Z"/>
          <w:rFonts w:ascii="Calibri" w:hAnsi="Calibri" w:cs="Times New Roman"/>
          <w:szCs w:val="22"/>
        </w:rPr>
      </w:pPr>
      <w:del w:id="305" w:author="Ismat Halabi" w:date="2020-04-24T19:41:00Z">
        <w:r w:rsidRPr="00B16E5C" w:rsidDel="00B16E5C">
          <w:rPr>
            <w:rStyle w:val="Hyperlink"/>
            <w:rPrChange w:id="306" w:author="Ismat Halabi" w:date="2020-04-24T19:41:00Z">
              <w:rPr>
                <w:rStyle w:val="Hyperlink"/>
              </w:rPr>
            </w:rPrChange>
          </w:rPr>
          <w:delText>6.8</w:delText>
        </w:r>
        <w:r w:rsidRPr="00733211" w:rsidDel="00B16E5C">
          <w:rPr>
            <w:rFonts w:ascii="Calibri" w:hAnsi="Calibri" w:cs="Times New Roman"/>
            <w:szCs w:val="22"/>
          </w:rPr>
          <w:tab/>
        </w:r>
        <w:r w:rsidRPr="00B16E5C" w:rsidDel="00B16E5C">
          <w:rPr>
            <w:rStyle w:val="Hyperlink"/>
            <w:rPrChange w:id="307" w:author="Ismat Halabi" w:date="2020-04-24T19:41:00Z">
              <w:rPr>
                <w:rStyle w:val="Hyperlink"/>
              </w:rPr>
            </w:rPrChange>
          </w:rPr>
          <w:delText>Radio Modules</w:delText>
        </w:r>
        <w:r w:rsidDel="00B16E5C">
          <w:rPr>
            <w:webHidden/>
          </w:rPr>
          <w:tab/>
          <w:delText>48</w:delText>
        </w:r>
      </w:del>
    </w:p>
    <w:p w:rsidR="00946072" w:rsidRPr="00733211" w:rsidDel="00B16E5C" w:rsidRDefault="00946072">
      <w:pPr>
        <w:pStyle w:val="TOC2"/>
        <w:tabs>
          <w:tab w:val="left" w:pos="3402"/>
        </w:tabs>
        <w:rPr>
          <w:del w:id="308" w:author="Ismat Halabi" w:date="2020-04-24T19:41:00Z"/>
          <w:rFonts w:ascii="Calibri" w:hAnsi="Calibri" w:cs="Times New Roman"/>
          <w:szCs w:val="22"/>
        </w:rPr>
      </w:pPr>
      <w:del w:id="309" w:author="Ismat Halabi" w:date="2020-04-24T19:41:00Z">
        <w:r w:rsidRPr="00B16E5C" w:rsidDel="00B16E5C">
          <w:rPr>
            <w:rStyle w:val="Hyperlink"/>
            <w:rPrChange w:id="310" w:author="Ismat Halabi" w:date="2020-04-24T19:41:00Z">
              <w:rPr>
                <w:rStyle w:val="Hyperlink"/>
              </w:rPr>
            </w:rPrChange>
          </w:rPr>
          <w:delText>6.9</w:delText>
        </w:r>
        <w:r w:rsidRPr="00733211" w:rsidDel="00B16E5C">
          <w:rPr>
            <w:rFonts w:ascii="Calibri" w:hAnsi="Calibri" w:cs="Times New Roman"/>
            <w:szCs w:val="22"/>
          </w:rPr>
          <w:tab/>
        </w:r>
        <w:r w:rsidRPr="00B16E5C" w:rsidDel="00B16E5C">
          <w:rPr>
            <w:rStyle w:val="Hyperlink"/>
            <w:rPrChange w:id="311" w:author="Ismat Halabi" w:date="2020-04-24T19:41:00Z">
              <w:rPr>
                <w:rStyle w:val="Hyperlink"/>
              </w:rPr>
            </w:rPrChange>
          </w:rPr>
          <w:delText>Hardware Abstraction Layer</w:delText>
        </w:r>
        <w:r w:rsidDel="00B16E5C">
          <w:rPr>
            <w:webHidden/>
          </w:rPr>
          <w:tab/>
          <w:delText>50</w:delText>
        </w:r>
      </w:del>
    </w:p>
    <w:p w:rsidR="00946072" w:rsidRPr="00733211" w:rsidDel="00B16E5C" w:rsidRDefault="00946072">
      <w:pPr>
        <w:pStyle w:val="TOC2"/>
        <w:tabs>
          <w:tab w:val="left" w:pos="3402"/>
        </w:tabs>
        <w:rPr>
          <w:del w:id="312" w:author="Ismat Halabi" w:date="2020-04-24T19:41:00Z"/>
          <w:rFonts w:ascii="Calibri" w:hAnsi="Calibri" w:cs="Times New Roman"/>
          <w:szCs w:val="22"/>
        </w:rPr>
      </w:pPr>
      <w:del w:id="313" w:author="Ismat Halabi" w:date="2020-04-24T19:41:00Z">
        <w:r w:rsidRPr="00B16E5C" w:rsidDel="00B16E5C">
          <w:rPr>
            <w:rStyle w:val="Hyperlink"/>
            <w:rPrChange w:id="314" w:author="Ismat Halabi" w:date="2020-04-24T19:41:00Z">
              <w:rPr>
                <w:rStyle w:val="Hyperlink"/>
              </w:rPr>
            </w:rPrChange>
          </w:rPr>
          <w:delText>6.10</w:delText>
        </w:r>
        <w:r w:rsidRPr="00733211" w:rsidDel="00B16E5C">
          <w:rPr>
            <w:rFonts w:ascii="Calibri" w:hAnsi="Calibri" w:cs="Times New Roman"/>
            <w:szCs w:val="22"/>
          </w:rPr>
          <w:tab/>
        </w:r>
        <w:r w:rsidRPr="00B16E5C" w:rsidDel="00B16E5C">
          <w:rPr>
            <w:rStyle w:val="Hyperlink"/>
            <w:rPrChange w:id="315" w:author="Ismat Halabi" w:date="2020-04-24T19:41:00Z">
              <w:rPr>
                <w:rStyle w:val="Hyperlink"/>
              </w:rPr>
            </w:rPrChange>
          </w:rPr>
          <w:delText>The Driver Layer</w:delText>
        </w:r>
        <w:r w:rsidDel="00B16E5C">
          <w:rPr>
            <w:webHidden/>
          </w:rPr>
          <w:tab/>
          <w:delText>50</w:delText>
        </w:r>
      </w:del>
    </w:p>
    <w:p w:rsidR="00946072" w:rsidRPr="00733211" w:rsidDel="00B16E5C" w:rsidRDefault="00946072">
      <w:pPr>
        <w:pStyle w:val="TOC1"/>
        <w:tabs>
          <w:tab w:val="left" w:pos="3402"/>
        </w:tabs>
        <w:rPr>
          <w:del w:id="316" w:author="Ismat Halabi" w:date="2020-04-24T19:41:00Z"/>
          <w:rFonts w:ascii="Calibri" w:hAnsi="Calibri" w:cs="Times New Roman"/>
          <w:szCs w:val="22"/>
        </w:rPr>
      </w:pPr>
      <w:del w:id="317" w:author="Ismat Halabi" w:date="2020-04-24T19:41:00Z">
        <w:r w:rsidRPr="00B16E5C" w:rsidDel="00B16E5C">
          <w:rPr>
            <w:rStyle w:val="Hyperlink"/>
            <w:rPrChange w:id="318" w:author="Ismat Halabi" w:date="2020-04-24T19:41:00Z">
              <w:rPr>
                <w:rStyle w:val="Hyperlink"/>
              </w:rPr>
            </w:rPrChange>
          </w:rPr>
          <w:delText>7</w:delText>
        </w:r>
        <w:r w:rsidRPr="00733211" w:rsidDel="00B16E5C">
          <w:rPr>
            <w:rFonts w:ascii="Calibri" w:hAnsi="Calibri" w:cs="Times New Roman"/>
            <w:szCs w:val="22"/>
          </w:rPr>
          <w:tab/>
        </w:r>
        <w:r w:rsidRPr="00B16E5C" w:rsidDel="00B16E5C">
          <w:rPr>
            <w:rStyle w:val="Hyperlink"/>
            <w:rPrChange w:id="319" w:author="Ismat Halabi" w:date="2020-04-24T19:41:00Z">
              <w:rPr>
                <w:rStyle w:val="Hyperlink"/>
              </w:rPr>
            </w:rPrChange>
          </w:rPr>
          <w:delText>Concurrency view</w:delText>
        </w:r>
        <w:r w:rsidDel="00B16E5C">
          <w:rPr>
            <w:webHidden/>
          </w:rPr>
          <w:tab/>
          <w:delText>55</w:delText>
        </w:r>
      </w:del>
    </w:p>
    <w:p w:rsidR="00946072" w:rsidRPr="00733211" w:rsidDel="00B16E5C" w:rsidRDefault="00946072">
      <w:pPr>
        <w:pStyle w:val="TOC2"/>
        <w:tabs>
          <w:tab w:val="left" w:pos="3402"/>
        </w:tabs>
        <w:rPr>
          <w:del w:id="320" w:author="Ismat Halabi" w:date="2020-04-24T19:41:00Z"/>
          <w:rFonts w:ascii="Calibri" w:hAnsi="Calibri" w:cs="Times New Roman"/>
          <w:szCs w:val="22"/>
        </w:rPr>
      </w:pPr>
      <w:del w:id="321" w:author="Ismat Halabi" w:date="2020-04-24T19:41:00Z">
        <w:r w:rsidRPr="00B16E5C" w:rsidDel="00B16E5C">
          <w:rPr>
            <w:rStyle w:val="Hyperlink"/>
            <w:rPrChange w:id="322" w:author="Ismat Halabi" w:date="2020-04-24T19:41:00Z">
              <w:rPr>
                <w:rStyle w:val="Hyperlink"/>
              </w:rPr>
            </w:rPrChange>
          </w:rPr>
          <w:delText>7.1</w:delText>
        </w:r>
        <w:r w:rsidRPr="00733211" w:rsidDel="00B16E5C">
          <w:rPr>
            <w:rFonts w:ascii="Calibri" w:hAnsi="Calibri" w:cs="Times New Roman"/>
            <w:szCs w:val="22"/>
          </w:rPr>
          <w:tab/>
        </w:r>
        <w:r w:rsidRPr="00B16E5C" w:rsidDel="00B16E5C">
          <w:rPr>
            <w:rStyle w:val="Hyperlink"/>
            <w:rPrChange w:id="323" w:author="Ismat Halabi" w:date="2020-04-24T19:41:00Z">
              <w:rPr>
                <w:rStyle w:val="Hyperlink"/>
              </w:rPr>
            </w:rPrChange>
          </w:rPr>
          <w:delText>View specific principles</w:delText>
        </w:r>
        <w:r w:rsidDel="00B16E5C">
          <w:rPr>
            <w:webHidden/>
          </w:rPr>
          <w:tab/>
          <w:delText>55</w:delText>
        </w:r>
      </w:del>
    </w:p>
    <w:p w:rsidR="00946072" w:rsidRPr="00733211" w:rsidDel="00B16E5C" w:rsidRDefault="00946072">
      <w:pPr>
        <w:pStyle w:val="TOC2"/>
        <w:tabs>
          <w:tab w:val="left" w:pos="3402"/>
        </w:tabs>
        <w:rPr>
          <w:del w:id="324" w:author="Ismat Halabi" w:date="2020-04-24T19:41:00Z"/>
          <w:rFonts w:ascii="Calibri" w:hAnsi="Calibri" w:cs="Times New Roman"/>
          <w:szCs w:val="22"/>
        </w:rPr>
      </w:pPr>
      <w:del w:id="325" w:author="Ismat Halabi" w:date="2020-04-24T19:41:00Z">
        <w:r w:rsidRPr="00B16E5C" w:rsidDel="00B16E5C">
          <w:rPr>
            <w:rStyle w:val="Hyperlink"/>
            <w:rPrChange w:id="326" w:author="Ismat Halabi" w:date="2020-04-24T19:41:00Z">
              <w:rPr>
                <w:rStyle w:val="Hyperlink"/>
              </w:rPr>
            </w:rPrChange>
          </w:rPr>
          <w:delText>7.2</w:delText>
        </w:r>
        <w:r w:rsidRPr="00733211" w:rsidDel="00B16E5C">
          <w:rPr>
            <w:rFonts w:ascii="Calibri" w:hAnsi="Calibri" w:cs="Times New Roman"/>
            <w:szCs w:val="22"/>
          </w:rPr>
          <w:tab/>
        </w:r>
        <w:r w:rsidRPr="00B16E5C" w:rsidDel="00B16E5C">
          <w:rPr>
            <w:rStyle w:val="Hyperlink"/>
            <w:rPrChange w:id="327" w:author="Ismat Halabi" w:date="2020-04-24T19:41:00Z">
              <w:rPr>
                <w:rStyle w:val="Hyperlink"/>
              </w:rPr>
            </w:rPrChange>
          </w:rPr>
          <w:delText>View model</w:delText>
        </w:r>
        <w:r w:rsidDel="00B16E5C">
          <w:rPr>
            <w:webHidden/>
          </w:rPr>
          <w:tab/>
          <w:delText>55</w:delText>
        </w:r>
      </w:del>
    </w:p>
    <w:p w:rsidR="00946072" w:rsidRPr="00733211" w:rsidDel="00B16E5C" w:rsidRDefault="00946072">
      <w:pPr>
        <w:pStyle w:val="TOC1"/>
        <w:tabs>
          <w:tab w:val="left" w:pos="3402"/>
        </w:tabs>
        <w:rPr>
          <w:del w:id="328" w:author="Ismat Halabi" w:date="2020-04-24T19:41:00Z"/>
          <w:rFonts w:ascii="Calibri" w:hAnsi="Calibri" w:cs="Times New Roman"/>
          <w:szCs w:val="22"/>
        </w:rPr>
      </w:pPr>
      <w:del w:id="329" w:author="Ismat Halabi" w:date="2020-04-24T19:41:00Z">
        <w:r w:rsidRPr="00B16E5C" w:rsidDel="00B16E5C">
          <w:rPr>
            <w:rStyle w:val="Hyperlink"/>
            <w:rPrChange w:id="330" w:author="Ismat Halabi" w:date="2020-04-24T19:41:00Z">
              <w:rPr>
                <w:rStyle w:val="Hyperlink"/>
              </w:rPr>
            </w:rPrChange>
          </w:rPr>
          <w:delText>8</w:delText>
        </w:r>
        <w:r w:rsidRPr="00733211" w:rsidDel="00B16E5C">
          <w:rPr>
            <w:rFonts w:ascii="Calibri" w:hAnsi="Calibri" w:cs="Times New Roman"/>
            <w:szCs w:val="22"/>
          </w:rPr>
          <w:tab/>
        </w:r>
        <w:r w:rsidRPr="00B16E5C" w:rsidDel="00B16E5C">
          <w:rPr>
            <w:rStyle w:val="Hyperlink"/>
            <w:rPrChange w:id="331" w:author="Ismat Halabi" w:date="2020-04-24T19:41:00Z">
              <w:rPr>
                <w:rStyle w:val="Hyperlink"/>
              </w:rPr>
            </w:rPrChange>
          </w:rPr>
          <w:delText>Deployment view</w:delText>
        </w:r>
        <w:r w:rsidDel="00B16E5C">
          <w:rPr>
            <w:webHidden/>
          </w:rPr>
          <w:tab/>
          <w:delText>58</w:delText>
        </w:r>
      </w:del>
    </w:p>
    <w:p w:rsidR="00946072" w:rsidRPr="00733211" w:rsidDel="00B16E5C" w:rsidRDefault="00946072">
      <w:pPr>
        <w:pStyle w:val="TOC2"/>
        <w:tabs>
          <w:tab w:val="left" w:pos="3402"/>
        </w:tabs>
        <w:rPr>
          <w:del w:id="332" w:author="Ismat Halabi" w:date="2020-04-24T19:41:00Z"/>
          <w:rFonts w:ascii="Calibri" w:hAnsi="Calibri" w:cs="Times New Roman"/>
          <w:szCs w:val="22"/>
        </w:rPr>
      </w:pPr>
      <w:del w:id="333" w:author="Ismat Halabi" w:date="2020-04-24T19:41:00Z">
        <w:r w:rsidRPr="00B16E5C" w:rsidDel="00B16E5C">
          <w:rPr>
            <w:rStyle w:val="Hyperlink"/>
            <w:rPrChange w:id="334" w:author="Ismat Halabi" w:date="2020-04-24T19:41:00Z">
              <w:rPr>
                <w:rStyle w:val="Hyperlink"/>
              </w:rPr>
            </w:rPrChange>
          </w:rPr>
          <w:delText>8.1</w:delText>
        </w:r>
        <w:r w:rsidRPr="00733211" w:rsidDel="00B16E5C">
          <w:rPr>
            <w:rFonts w:ascii="Calibri" w:hAnsi="Calibri" w:cs="Times New Roman"/>
            <w:szCs w:val="22"/>
          </w:rPr>
          <w:tab/>
        </w:r>
        <w:r w:rsidRPr="00B16E5C" w:rsidDel="00B16E5C">
          <w:rPr>
            <w:rStyle w:val="Hyperlink"/>
            <w:rPrChange w:id="335" w:author="Ismat Halabi" w:date="2020-04-24T19:41:00Z">
              <w:rPr>
                <w:rStyle w:val="Hyperlink"/>
              </w:rPr>
            </w:rPrChange>
          </w:rPr>
          <w:delText>View specific principles</w:delText>
        </w:r>
        <w:r w:rsidDel="00B16E5C">
          <w:rPr>
            <w:webHidden/>
          </w:rPr>
          <w:tab/>
          <w:delText>58</w:delText>
        </w:r>
      </w:del>
    </w:p>
    <w:p w:rsidR="00946072" w:rsidRPr="00733211" w:rsidDel="00B16E5C" w:rsidRDefault="00946072">
      <w:pPr>
        <w:pStyle w:val="TOC2"/>
        <w:tabs>
          <w:tab w:val="left" w:pos="3402"/>
        </w:tabs>
        <w:rPr>
          <w:del w:id="336" w:author="Ismat Halabi" w:date="2020-04-24T19:41:00Z"/>
          <w:rFonts w:ascii="Calibri" w:hAnsi="Calibri" w:cs="Times New Roman"/>
          <w:szCs w:val="22"/>
        </w:rPr>
      </w:pPr>
      <w:del w:id="337" w:author="Ismat Halabi" w:date="2020-04-24T19:41:00Z">
        <w:r w:rsidRPr="00B16E5C" w:rsidDel="00B16E5C">
          <w:rPr>
            <w:rStyle w:val="Hyperlink"/>
            <w:rPrChange w:id="338" w:author="Ismat Halabi" w:date="2020-04-24T19:41:00Z">
              <w:rPr>
                <w:rStyle w:val="Hyperlink"/>
              </w:rPr>
            </w:rPrChange>
          </w:rPr>
          <w:delText>8.2</w:delText>
        </w:r>
        <w:r w:rsidRPr="00733211" w:rsidDel="00B16E5C">
          <w:rPr>
            <w:rFonts w:ascii="Calibri" w:hAnsi="Calibri" w:cs="Times New Roman"/>
            <w:szCs w:val="22"/>
          </w:rPr>
          <w:tab/>
        </w:r>
        <w:r w:rsidRPr="00B16E5C" w:rsidDel="00B16E5C">
          <w:rPr>
            <w:rStyle w:val="Hyperlink"/>
            <w:rPrChange w:id="339" w:author="Ismat Halabi" w:date="2020-04-24T19:41:00Z">
              <w:rPr>
                <w:rStyle w:val="Hyperlink"/>
              </w:rPr>
            </w:rPrChange>
          </w:rPr>
          <w:delText>LMC</w:delText>
        </w:r>
        <w:r w:rsidDel="00B16E5C">
          <w:rPr>
            <w:webHidden/>
          </w:rPr>
          <w:tab/>
          <w:delText>58</w:delText>
        </w:r>
      </w:del>
    </w:p>
    <w:p w:rsidR="00946072" w:rsidRPr="00733211" w:rsidDel="00B16E5C" w:rsidRDefault="00946072">
      <w:pPr>
        <w:pStyle w:val="TOC2"/>
        <w:tabs>
          <w:tab w:val="left" w:pos="3402"/>
        </w:tabs>
        <w:rPr>
          <w:del w:id="340" w:author="Ismat Halabi" w:date="2020-04-24T19:41:00Z"/>
          <w:rFonts w:ascii="Calibri" w:hAnsi="Calibri" w:cs="Times New Roman"/>
          <w:szCs w:val="22"/>
        </w:rPr>
      </w:pPr>
      <w:del w:id="341" w:author="Ismat Halabi" w:date="2020-04-24T19:41:00Z">
        <w:r w:rsidRPr="00B16E5C" w:rsidDel="00B16E5C">
          <w:rPr>
            <w:rStyle w:val="Hyperlink"/>
            <w:rPrChange w:id="342" w:author="Ismat Halabi" w:date="2020-04-24T19:41:00Z">
              <w:rPr>
                <w:rStyle w:val="Hyperlink"/>
              </w:rPr>
            </w:rPrChange>
          </w:rPr>
          <w:delText>8.3</w:delText>
        </w:r>
        <w:r w:rsidRPr="00733211" w:rsidDel="00B16E5C">
          <w:rPr>
            <w:rFonts w:ascii="Calibri" w:hAnsi="Calibri" w:cs="Times New Roman"/>
            <w:szCs w:val="22"/>
          </w:rPr>
          <w:tab/>
        </w:r>
        <w:r w:rsidRPr="00B16E5C" w:rsidDel="00B16E5C">
          <w:rPr>
            <w:rStyle w:val="Hyperlink"/>
            <w:rPrChange w:id="343" w:author="Ismat Halabi" w:date="2020-04-24T19:41:00Z">
              <w:rPr>
                <w:rStyle w:val="Hyperlink"/>
              </w:rPr>
            </w:rPrChange>
          </w:rPr>
          <w:delText>Flash</w:delText>
        </w:r>
        <w:r w:rsidDel="00B16E5C">
          <w:rPr>
            <w:webHidden/>
          </w:rPr>
          <w:tab/>
          <w:delText>61</w:delText>
        </w:r>
      </w:del>
    </w:p>
    <w:p w:rsidR="00946072" w:rsidRPr="00733211" w:rsidDel="00B16E5C" w:rsidRDefault="00946072">
      <w:pPr>
        <w:pStyle w:val="TOC2"/>
        <w:tabs>
          <w:tab w:val="left" w:pos="3402"/>
        </w:tabs>
        <w:rPr>
          <w:del w:id="344" w:author="Ismat Halabi" w:date="2020-04-24T19:41:00Z"/>
          <w:rFonts w:ascii="Calibri" w:hAnsi="Calibri" w:cs="Times New Roman"/>
          <w:szCs w:val="22"/>
        </w:rPr>
      </w:pPr>
      <w:del w:id="345" w:author="Ismat Halabi" w:date="2020-04-24T19:41:00Z">
        <w:r w:rsidRPr="00B16E5C" w:rsidDel="00B16E5C">
          <w:rPr>
            <w:rStyle w:val="Hyperlink"/>
            <w:rPrChange w:id="346" w:author="Ismat Halabi" w:date="2020-04-24T19:41:00Z">
              <w:rPr>
                <w:rStyle w:val="Hyperlink"/>
              </w:rPr>
            </w:rPrChange>
          </w:rPr>
          <w:delText>8.4</w:delText>
        </w:r>
        <w:r w:rsidRPr="00733211" w:rsidDel="00B16E5C">
          <w:rPr>
            <w:rFonts w:ascii="Calibri" w:hAnsi="Calibri" w:cs="Times New Roman"/>
            <w:szCs w:val="22"/>
          </w:rPr>
          <w:tab/>
        </w:r>
        <w:r w:rsidRPr="00B16E5C" w:rsidDel="00B16E5C">
          <w:rPr>
            <w:rStyle w:val="Hyperlink"/>
            <w:rPrChange w:id="347" w:author="Ismat Halabi" w:date="2020-04-24T19:41:00Z">
              <w:rPr>
                <w:rStyle w:val="Hyperlink"/>
              </w:rPr>
            </w:rPrChange>
          </w:rPr>
          <w:delText>RAM</w:delText>
        </w:r>
        <w:r w:rsidDel="00B16E5C">
          <w:rPr>
            <w:webHidden/>
          </w:rPr>
          <w:tab/>
          <w:delText>64</w:delText>
        </w:r>
      </w:del>
    </w:p>
    <w:p w:rsidR="00946072" w:rsidRPr="00733211" w:rsidDel="00B16E5C" w:rsidRDefault="00946072">
      <w:pPr>
        <w:pStyle w:val="TOC1"/>
        <w:tabs>
          <w:tab w:val="left" w:pos="3402"/>
        </w:tabs>
        <w:rPr>
          <w:del w:id="348" w:author="Ismat Halabi" w:date="2020-04-24T19:41:00Z"/>
          <w:rFonts w:ascii="Calibri" w:hAnsi="Calibri" w:cs="Times New Roman"/>
          <w:szCs w:val="22"/>
        </w:rPr>
      </w:pPr>
      <w:del w:id="349" w:author="Ismat Halabi" w:date="2020-04-24T19:41:00Z">
        <w:r w:rsidRPr="00B16E5C" w:rsidDel="00B16E5C">
          <w:rPr>
            <w:rStyle w:val="Hyperlink"/>
            <w:rPrChange w:id="350" w:author="Ismat Halabi" w:date="2020-04-24T19:41:00Z">
              <w:rPr>
                <w:rStyle w:val="Hyperlink"/>
              </w:rPr>
            </w:rPrChange>
          </w:rPr>
          <w:delText>9</w:delText>
        </w:r>
        <w:r w:rsidRPr="00733211" w:rsidDel="00B16E5C">
          <w:rPr>
            <w:rFonts w:ascii="Calibri" w:hAnsi="Calibri" w:cs="Times New Roman"/>
            <w:szCs w:val="22"/>
          </w:rPr>
          <w:tab/>
        </w:r>
        <w:r w:rsidRPr="00B16E5C" w:rsidDel="00B16E5C">
          <w:rPr>
            <w:rStyle w:val="Hyperlink"/>
            <w:rPrChange w:id="351" w:author="Ismat Halabi" w:date="2020-04-24T19:41:00Z">
              <w:rPr>
                <w:rStyle w:val="Hyperlink"/>
              </w:rPr>
            </w:rPrChange>
          </w:rPr>
          <w:delText>Development view</w:delText>
        </w:r>
        <w:r w:rsidDel="00B16E5C">
          <w:rPr>
            <w:webHidden/>
          </w:rPr>
          <w:tab/>
          <w:delText>64</w:delText>
        </w:r>
      </w:del>
    </w:p>
    <w:p w:rsidR="00946072" w:rsidRPr="00733211" w:rsidDel="00B16E5C" w:rsidRDefault="00946072">
      <w:pPr>
        <w:pStyle w:val="TOC2"/>
        <w:tabs>
          <w:tab w:val="left" w:pos="3402"/>
        </w:tabs>
        <w:rPr>
          <w:del w:id="352" w:author="Ismat Halabi" w:date="2020-04-24T19:41:00Z"/>
          <w:rFonts w:ascii="Calibri" w:hAnsi="Calibri" w:cs="Times New Roman"/>
          <w:szCs w:val="22"/>
        </w:rPr>
      </w:pPr>
      <w:del w:id="353" w:author="Ismat Halabi" w:date="2020-04-24T19:41:00Z">
        <w:r w:rsidRPr="00B16E5C" w:rsidDel="00B16E5C">
          <w:rPr>
            <w:rStyle w:val="Hyperlink"/>
            <w:rPrChange w:id="354" w:author="Ismat Halabi" w:date="2020-04-24T19:41:00Z">
              <w:rPr>
                <w:rStyle w:val="Hyperlink"/>
              </w:rPr>
            </w:rPrChange>
          </w:rPr>
          <w:delText>9.1</w:delText>
        </w:r>
        <w:r w:rsidRPr="00733211" w:rsidDel="00B16E5C">
          <w:rPr>
            <w:rFonts w:ascii="Calibri" w:hAnsi="Calibri" w:cs="Times New Roman"/>
            <w:szCs w:val="22"/>
          </w:rPr>
          <w:tab/>
        </w:r>
        <w:r w:rsidRPr="00B16E5C" w:rsidDel="00B16E5C">
          <w:rPr>
            <w:rStyle w:val="Hyperlink"/>
            <w:rPrChange w:id="355" w:author="Ismat Halabi" w:date="2020-04-24T19:41:00Z">
              <w:rPr>
                <w:rStyle w:val="Hyperlink"/>
              </w:rPr>
            </w:rPrChange>
          </w:rPr>
          <w:delText>View specific principles</w:delText>
        </w:r>
        <w:r w:rsidDel="00B16E5C">
          <w:rPr>
            <w:webHidden/>
          </w:rPr>
          <w:tab/>
          <w:delText>64</w:delText>
        </w:r>
      </w:del>
    </w:p>
    <w:p w:rsidR="00946072" w:rsidRPr="00733211" w:rsidDel="00B16E5C" w:rsidRDefault="00946072">
      <w:pPr>
        <w:pStyle w:val="TOC2"/>
        <w:tabs>
          <w:tab w:val="left" w:pos="3402"/>
        </w:tabs>
        <w:rPr>
          <w:del w:id="356" w:author="Ismat Halabi" w:date="2020-04-24T19:41:00Z"/>
          <w:rFonts w:ascii="Calibri" w:hAnsi="Calibri" w:cs="Times New Roman"/>
          <w:szCs w:val="22"/>
        </w:rPr>
      </w:pPr>
      <w:del w:id="357" w:author="Ismat Halabi" w:date="2020-04-24T19:41:00Z">
        <w:r w:rsidRPr="00B16E5C" w:rsidDel="00B16E5C">
          <w:rPr>
            <w:rStyle w:val="Hyperlink"/>
            <w:rPrChange w:id="358" w:author="Ismat Halabi" w:date="2020-04-24T19:41:00Z">
              <w:rPr>
                <w:rStyle w:val="Hyperlink"/>
              </w:rPr>
            </w:rPrChange>
          </w:rPr>
          <w:delText>9.2</w:delText>
        </w:r>
        <w:r w:rsidRPr="00733211" w:rsidDel="00B16E5C">
          <w:rPr>
            <w:rFonts w:ascii="Calibri" w:hAnsi="Calibri" w:cs="Times New Roman"/>
            <w:szCs w:val="22"/>
          </w:rPr>
          <w:tab/>
        </w:r>
        <w:r w:rsidRPr="00B16E5C" w:rsidDel="00B16E5C">
          <w:rPr>
            <w:rStyle w:val="Hyperlink"/>
            <w:rPrChange w:id="359" w:author="Ismat Halabi" w:date="2020-04-24T19:41:00Z">
              <w:rPr>
                <w:rStyle w:val="Hyperlink"/>
              </w:rPr>
            </w:rPrChange>
          </w:rPr>
          <w:delText>View model</w:delText>
        </w:r>
        <w:r w:rsidDel="00B16E5C">
          <w:rPr>
            <w:webHidden/>
          </w:rPr>
          <w:tab/>
          <w:delText>65</w:delText>
        </w:r>
      </w:del>
    </w:p>
    <w:p w:rsidR="00946072" w:rsidRPr="00733211" w:rsidDel="00B16E5C" w:rsidRDefault="00946072">
      <w:pPr>
        <w:pStyle w:val="TOC2"/>
        <w:tabs>
          <w:tab w:val="left" w:pos="3402"/>
        </w:tabs>
        <w:rPr>
          <w:del w:id="360" w:author="Ismat Halabi" w:date="2020-04-24T19:41:00Z"/>
          <w:rFonts w:ascii="Calibri" w:hAnsi="Calibri" w:cs="Times New Roman"/>
          <w:szCs w:val="22"/>
        </w:rPr>
      </w:pPr>
      <w:del w:id="361" w:author="Ismat Halabi" w:date="2020-04-24T19:41:00Z">
        <w:r w:rsidRPr="00B16E5C" w:rsidDel="00B16E5C">
          <w:rPr>
            <w:rStyle w:val="Hyperlink"/>
            <w:rPrChange w:id="362" w:author="Ismat Halabi" w:date="2020-04-24T19:41:00Z">
              <w:rPr>
                <w:rStyle w:val="Hyperlink"/>
              </w:rPr>
            </w:rPrChange>
          </w:rPr>
          <w:delText>9.3</w:delText>
        </w:r>
        <w:r w:rsidRPr="00733211" w:rsidDel="00B16E5C">
          <w:rPr>
            <w:rFonts w:ascii="Calibri" w:hAnsi="Calibri" w:cs="Times New Roman"/>
            <w:szCs w:val="22"/>
          </w:rPr>
          <w:tab/>
        </w:r>
        <w:r w:rsidRPr="00B16E5C" w:rsidDel="00B16E5C">
          <w:rPr>
            <w:rStyle w:val="Hyperlink"/>
            <w:rPrChange w:id="363" w:author="Ismat Halabi" w:date="2020-04-24T19:41:00Z">
              <w:rPr>
                <w:rStyle w:val="Hyperlink"/>
              </w:rPr>
            </w:rPrChange>
          </w:rPr>
          <w:delText>Design rules</w:delText>
        </w:r>
        <w:r w:rsidDel="00B16E5C">
          <w:rPr>
            <w:webHidden/>
          </w:rPr>
          <w:tab/>
          <w:delText>65</w:delText>
        </w:r>
      </w:del>
    </w:p>
    <w:p w:rsidR="00946072" w:rsidRPr="00733211" w:rsidDel="00B16E5C" w:rsidRDefault="00946072">
      <w:pPr>
        <w:pStyle w:val="TOC2"/>
        <w:tabs>
          <w:tab w:val="left" w:pos="3402"/>
        </w:tabs>
        <w:rPr>
          <w:del w:id="364" w:author="Ismat Halabi" w:date="2020-04-24T19:41:00Z"/>
          <w:rFonts w:ascii="Calibri" w:hAnsi="Calibri" w:cs="Times New Roman"/>
          <w:szCs w:val="22"/>
        </w:rPr>
      </w:pPr>
      <w:del w:id="365" w:author="Ismat Halabi" w:date="2020-04-24T19:41:00Z">
        <w:r w:rsidRPr="00B16E5C" w:rsidDel="00B16E5C">
          <w:rPr>
            <w:rStyle w:val="Hyperlink"/>
            <w:rPrChange w:id="366" w:author="Ismat Halabi" w:date="2020-04-24T19:41:00Z">
              <w:rPr>
                <w:rStyle w:val="Hyperlink"/>
              </w:rPr>
            </w:rPrChange>
          </w:rPr>
          <w:delText>9.4</w:delText>
        </w:r>
        <w:r w:rsidRPr="00733211" w:rsidDel="00B16E5C">
          <w:rPr>
            <w:rFonts w:ascii="Calibri" w:hAnsi="Calibri" w:cs="Times New Roman"/>
            <w:szCs w:val="22"/>
          </w:rPr>
          <w:tab/>
        </w:r>
        <w:r w:rsidRPr="00B16E5C" w:rsidDel="00B16E5C">
          <w:rPr>
            <w:rStyle w:val="Hyperlink"/>
            <w:rPrChange w:id="367" w:author="Ismat Halabi" w:date="2020-04-24T19:41:00Z">
              <w:rPr>
                <w:rStyle w:val="Hyperlink"/>
              </w:rPr>
            </w:rPrChange>
          </w:rPr>
          <w:delText>Source code structure</w:delText>
        </w:r>
        <w:r w:rsidDel="00B16E5C">
          <w:rPr>
            <w:webHidden/>
          </w:rPr>
          <w:tab/>
          <w:delText>65</w:delText>
        </w:r>
      </w:del>
    </w:p>
    <w:p w:rsidR="00946072" w:rsidRPr="00733211" w:rsidDel="00B16E5C" w:rsidRDefault="00946072">
      <w:pPr>
        <w:pStyle w:val="TOC2"/>
        <w:tabs>
          <w:tab w:val="left" w:pos="3402"/>
        </w:tabs>
        <w:rPr>
          <w:del w:id="368" w:author="Ismat Halabi" w:date="2020-04-24T19:41:00Z"/>
          <w:rFonts w:ascii="Calibri" w:hAnsi="Calibri" w:cs="Times New Roman"/>
          <w:szCs w:val="22"/>
        </w:rPr>
      </w:pPr>
      <w:del w:id="369" w:author="Ismat Halabi" w:date="2020-04-24T19:41:00Z">
        <w:r w:rsidRPr="00B16E5C" w:rsidDel="00B16E5C">
          <w:rPr>
            <w:rStyle w:val="Hyperlink"/>
            <w:rPrChange w:id="370" w:author="Ismat Halabi" w:date="2020-04-24T19:41:00Z">
              <w:rPr>
                <w:rStyle w:val="Hyperlink"/>
              </w:rPr>
            </w:rPrChange>
          </w:rPr>
          <w:delText>9.5</w:delText>
        </w:r>
        <w:r w:rsidRPr="00733211" w:rsidDel="00B16E5C">
          <w:rPr>
            <w:rFonts w:ascii="Calibri" w:hAnsi="Calibri" w:cs="Times New Roman"/>
            <w:szCs w:val="22"/>
          </w:rPr>
          <w:tab/>
        </w:r>
        <w:r w:rsidRPr="00B16E5C" w:rsidDel="00B16E5C">
          <w:rPr>
            <w:rStyle w:val="Hyperlink"/>
            <w:rPrChange w:id="371" w:author="Ismat Halabi" w:date="2020-04-24T19:41:00Z">
              <w:rPr>
                <w:rStyle w:val="Hyperlink"/>
              </w:rPr>
            </w:rPrChange>
          </w:rPr>
          <w:delText>Version handling and branching</w:delText>
        </w:r>
        <w:r w:rsidDel="00B16E5C">
          <w:rPr>
            <w:webHidden/>
          </w:rPr>
          <w:tab/>
          <w:delText>68</w:delText>
        </w:r>
      </w:del>
    </w:p>
    <w:p w:rsidR="00946072" w:rsidRPr="00733211" w:rsidDel="00B16E5C" w:rsidRDefault="00946072">
      <w:pPr>
        <w:pStyle w:val="TOC2"/>
        <w:tabs>
          <w:tab w:val="left" w:pos="3402"/>
        </w:tabs>
        <w:rPr>
          <w:del w:id="372" w:author="Ismat Halabi" w:date="2020-04-24T19:41:00Z"/>
          <w:rFonts w:ascii="Calibri" w:hAnsi="Calibri" w:cs="Times New Roman"/>
          <w:szCs w:val="22"/>
        </w:rPr>
      </w:pPr>
      <w:del w:id="373" w:author="Ismat Halabi" w:date="2020-04-24T19:41:00Z">
        <w:r w:rsidRPr="00B16E5C" w:rsidDel="00B16E5C">
          <w:rPr>
            <w:rStyle w:val="Hyperlink"/>
            <w:rPrChange w:id="374" w:author="Ismat Halabi" w:date="2020-04-24T19:41:00Z">
              <w:rPr>
                <w:rStyle w:val="Hyperlink"/>
              </w:rPr>
            </w:rPrChange>
          </w:rPr>
          <w:delText>9.6</w:delText>
        </w:r>
        <w:r w:rsidRPr="00733211" w:rsidDel="00B16E5C">
          <w:rPr>
            <w:rFonts w:ascii="Calibri" w:hAnsi="Calibri" w:cs="Times New Roman"/>
            <w:szCs w:val="22"/>
          </w:rPr>
          <w:tab/>
        </w:r>
        <w:r w:rsidRPr="00B16E5C" w:rsidDel="00B16E5C">
          <w:rPr>
            <w:rStyle w:val="Hyperlink"/>
            <w:rPrChange w:id="375" w:author="Ismat Halabi" w:date="2020-04-24T19:41:00Z">
              <w:rPr>
                <w:rStyle w:val="Hyperlink"/>
              </w:rPr>
            </w:rPrChange>
          </w:rPr>
          <w:delText>Test strategy</w:delText>
        </w:r>
        <w:r w:rsidDel="00B16E5C">
          <w:rPr>
            <w:webHidden/>
          </w:rPr>
          <w:tab/>
          <w:delText>69</w:delText>
        </w:r>
      </w:del>
    </w:p>
    <w:p w:rsidR="00946072" w:rsidRPr="00733211" w:rsidDel="00B16E5C" w:rsidRDefault="00946072">
      <w:pPr>
        <w:pStyle w:val="TOC1"/>
        <w:tabs>
          <w:tab w:val="left" w:pos="3402"/>
        </w:tabs>
        <w:rPr>
          <w:del w:id="376" w:author="Ismat Halabi" w:date="2020-04-24T19:41:00Z"/>
          <w:rFonts w:ascii="Calibri" w:hAnsi="Calibri" w:cs="Times New Roman"/>
          <w:szCs w:val="22"/>
        </w:rPr>
      </w:pPr>
      <w:del w:id="377" w:author="Ismat Halabi" w:date="2020-04-24T19:41:00Z">
        <w:r w:rsidRPr="00B16E5C" w:rsidDel="00B16E5C">
          <w:rPr>
            <w:rStyle w:val="Hyperlink"/>
            <w:rPrChange w:id="378" w:author="Ismat Halabi" w:date="2020-04-24T19:41:00Z">
              <w:rPr>
                <w:rStyle w:val="Hyperlink"/>
              </w:rPr>
            </w:rPrChange>
          </w:rPr>
          <w:delText>10</w:delText>
        </w:r>
        <w:r w:rsidRPr="00733211" w:rsidDel="00B16E5C">
          <w:rPr>
            <w:rFonts w:ascii="Calibri" w:hAnsi="Calibri" w:cs="Times New Roman"/>
            <w:szCs w:val="22"/>
          </w:rPr>
          <w:tab/>
        </w:r>
        <w:r w:rsidRPr="00B16E5C" w:rsidDel="00B16E5C">
          <w:rPr>
            <w:rStyle w:val="Hyperlink"/>
            <w:rPrChange w:id="379" w:author="Ismat Halabi" w:date="2020-04-24T19:41:00Z">
              <w:rPr>
                <w:rStyle w:val="Hyperlink"/>
              </w:rPr>
            </w:rPrChange>
          </w:rPr>
          <w:delText>ETSW</w:delText>
        </w:r>
        <w:r w:rsidDel="00B16E5C">
          <w:rPr>
            <w:webHidden/>
          </w:rPr>
          <w:tab/>
          <w:delText>71</w:delText>
        </w:r>
      </w:del>
    </w:p>
    <w:p w:rsidR="00946072" w:rsidRPr="00733211" w:rsidDel="00B16E5C" w:rsidRDefault="00946072">
      <w:pPr>
        <w:pStyle w:val="TOC1"/>
        <w:tabs>
          <w:tab w:val="left" w:pos="3402"/>
        </w:tabs>
        <w:rPr>
          <w:del w:id="380" w:author="Ismat Halabi" w:date="2020-04-24T19:41:00Z"/>
          <w:rFonts w:ascii="Calibri" w:hAnsi="Calibri" w:cs="Times New Roman"/>
          <w:szCs w:val="22"/>
        </w:rPr>
      </w:pPr>
      <w:del w:id="381" w:author="Ismat Halabi" w:date="2020-04-24T19:41:00Z">
        <w:r w:rsidRPr="00B16E5C" w:rsidDel="00B16E5C">
          <w:rPr>
            <w:rStyle w:val="Hyperlink"/>
            <w:rPrChange w:id="382" w:author="Ismat Halabi" w:date="2020-04-24T19:41:00Z">
              <w:rPr>
                <w:rStyle w:val="Hyperlink"/>
              </w:rPr>
            </w:rPrChange>
          </w:rPr>
          <w:delText>11</w:delText>
        </w:r>
        <w:r w:rsidRPr="00733211" w:rsidDel="00B16E5C">
          <w:rPr>
            <w:rFonts w:ascii="Calibri" w:hAnsi="Calibri" w:cs="Times New Roman"/>
            <w:szCs w:val="22"/>
          </w:rPr>
          <w:tab/>
        </w:r>
        <w:r w:rsidRPr="00B16E5C" w:rsidDel="00B16E5C">
          <w:rPr>
            <w:rStyle w:val="Hyperlink"/>
            <w:rPrChange w:id="383" w:author="Ismat Halabi" w:date="2020-04-24T19:41:00Z">
              <w:rPr>
                <w:rStyle w:val="Hyperlink"/>
              </w:rPr>
            </w:rPrChange>
          </w:rPr>
          <w:delText>Terminology</w:delText>
        </w:r>
        <w:r w:rsidDel="00B16E5C">
          <w:rPr>
            <w:webHidden/>
          </w:rPr>
          <w:tab/>
          <w:delText>72</w:delText>
        </w:r>
      </w:del>
    </w:p>
    <w:p w:rsidR="00946072" w:rsidRPr="00733211" w:rsidDel="00B16E5C" w:rsidRDefault="00946072">
      <w:pPr>
        <w:pStyle w:val="TOC2"/>
        <w:tabs>
          <w:tab w:val="left" w:pos="3402"/>
        </w:tabs>
        <w:rPr>
          <w:del w:id="384" w:author="Ismat Halabi" w:date="2020-04-24T19:41:00Z"/>
          <w:rFonts w:ascii="Calibri" w:hAnsi="Calibri" w:cs="Times New Roman"/>
          <w:szCs w:val="22"/>
        </w:rPr>
      </w:pPr>
      <w:del w:id="385" w:author="Ismat Halabi" w:date="2020-04-24T19:41:00Z">
        <w:r w:rsidRPr="00B16E5C" w:rsidDel="00B16E5C">
          <w:rPr>
            <w:rStyle w:val="Hyperlink"/>
            <w:rPrChange w:id="386" w:author="Ismat Halabi" w:date="2020-04-24T19:41:00Z">
              <w:rPr>
                <w:rStyle w:val="Hyperlink"/>
              </w:rPr>
            </w:rPrChange>
          </w:rPr>
          <w:delText>11.1</w:delText>
        </w:r>
        <w:r w:rsidRPr="00733211" w:rsidDel="00B16E5C">
          <w:rPr>
            <w:rFonts w:ascii="Calibri" w:hAnsi="Calibri" w:cs="Times New Roman"/>
            <w:szCs w:val="22"/>
          </w:rPr>
          <w:tab/>
        </w:r>
        <w:r w:rsidRPr="00B16E5C" w:rsidDel="00B16E5C">
          <w:rPr>
            <w:rStyle w:val="Hyperlink"/>
            <w:rPrChange w:id="387" w:author="Ismat Halabi" w:date="2020-04-24T19:41:00Z">
              <w:rPr>
                <w:rStyle w:val="Hyperlink"/>
              </w:rPr>
            </w:rPrChange>
          </w:rPr>
          <w:delText>Service</w:delText>
        </w:r>
        <w:r w:rsidDel="00B16E5C">
          <w:rPr>
            <w:webHidden/>
          </w:rPr>
          <w:tab/>
          <w:delText>72</w:delText>
        </w:r>
      </w:del>
    </w:p>
    <w:p w:rsidR="00946072" w:rsidRPr="00733211" w:rsidDel="00B16E5C" w:rsidRDefault="00946072">
      <w:pPr>
        <w:pStyle w:val="TOC2"/>
        <w:tabs>
          <w:tab w:val="left" w:pos="3402"/>
        </w:tabs>
        <w:rPr>
          <w:del w:id="388" w:author="Ismat Halabi" w:date="2020-04-24T19:41:00Z"/>
          <w:rFonts w:ascii="Calibri" w:hAnsi="Calibri" w:cs="Times New Roman"/>
          <w:szCs w:val="22"/>
        </w:rPr>
      </w:pPr>
      <w:del w:id="389" w:author="Ismat Halabi" w:date="2020-04-24T19:41:00Z">
        <w:r w:rsidRPr="00B16E5C" w:rsidDel="00B16E5C">
          <w:rPr>
            <w:rStyle w:val="Hyperlink"/>
            <w:rPrChange w:id="390" w:author="Ismat Halabi" w:date="2020-04-24T19:41:00Z">
              <w:rPr>
                <w:rStyle w:val="Hyperlink"/>
              </w:rPr>
            </w:rPrChange>
          </w:rPr>
          <w:delText>11.2</w:delText>
        </w:r>
        <w:r w:rsidRPr="00733211" w:rsidDel="00B16E5C">
          <w:rPr>
            <w:rFonts w:ascii="Calibri" w:hAnsi="Calibri" w:cs="Times New Roman"/>
            <w:szCs w:val="22"/>
          </w:rPr>
          <w:tab/>
        </w:r>
        <w:r w:rsidRPr="00B16E5C" w:rsidDel="00B16E5C">
          <w:rPr>
            <w:rStyle w:val="Hyperlink"/>
            <w:rPrChange w:id="391" w:author="Ismat Halabi" w:date="2020-04-24T19:41:00Z">
              <w:rPr>
                <w:rStyle w:val="Hyperlink"/>
              </w:rPr>
            </w:rPrChange>
          </w:rPr>
          <w:delText>Controller</w:delText>
        </w:r>
        <w:r w:rsidDel="00B16E5C">
          <w:rPr>
            <w:webHidden/>
          </w:rPr>
          <w:tab/>
          <w:delText>72</w:delText>
        </w:r>
      </w:del>
    </w:p>
    <w:p w:rsidR="00946072" w:rsidRPr="00733211" w:rsidDel="00B16E5C" w:rsidRDefault="00946072">
      <w:pPr>
        <w:pStyle w:val="TOC2"/>
        <w:tabs>
          <w:tab w:val="left" w:pos="3402"/>
        </w:tabs>
        <w:rPr>
          <w:del w:id="392" w:author="Ismat Halabi" w:date="2020-04-24T19:41:00Z"/>
          <w:rFonts w:ascii="Calibri" w:hAnsi="Calibri" w:cs="Times New Roman"/>
          <w:szCs w:val="22"/>
        </w:rPr>
      </w:pPr>
      <w:del w:id="393" w:author="Ismat Halabi" w:date="2020-04-24T19:41:00Z">
        <w:r w:rsidRPr="00B16E5C" w:rsidDel="00B16E5C">
          <w:rPr>
            <w:rStyle w:val="Hyperlink"/>
            <w:rPrChange w:id="394" w:author="Ismat Halabi" w:date="2020-04-24T19:41:00Z">
              <w:rPr>
                <w:rStyle w:val="Hyperlink"/>
              </w:rPr>
            </w:rPrChange>
          </w:rPr>
          <w:delText>11.3</w:delText>
        </w:r>
        <w:r w:rsidRPr="00733211" w:rsidDel="00B16E5C">
          <w:rPr>
            <w:rFonts w:ascii="Calibri" w:hAnsi="Calibri" w:cs="Times New Roman"/>
            <w:szCs w:val="22"/>
          </w:rPr>
          <w:tab/>
        </w:r>
        <w:r w:rsidRPr="00B16E5C" w:rsidDel="00B16E5C">
          <w:rPr>
            <w:rStyle w:val="Hyperlink"/>
            <w:rPrChange w:id="395" w:author="Ismat Halabi" w:date="2020-04-24T19:41:00Z">
              <w:rPr>
                <w:rStyle w:val="Hyperlink"/>
              </w:rPr>
            </w:rPrChange>
          </w:rPr>
          <w:delText>Driver</w:delText>
        </w:r>
        <w:r w:rsidDel="00B16E5C">
          <w:rPr>
            <w:webHidden/>
          </w:rPr>
          <w:tab/>
          <w:delText>72</w:delText>
        </w:r>
      </w:del>
    </w:p>
    <w:p w:rsidR="00946072" w:rsidRPr="00733211" w:rsidDel="00B16E5C" w:rsidRDefault="00946072">
      <w:pPr>
        <w:pStyle w:val="TOC2"/>
        <w:tabs>
          <w:tab w:val="left" w:pos="3402"/>
        </w:tabs>
        <w:rPr>
          <w:del w:id="396" w:author="Ismat Halabi" w:date="2020-04-24T19:41:00Z"/>
          <w:rFonts w:ascii="Calibri" w:hAnsi="Calibri" w:cs="Times New Roman"/>
          <w:szCs w:val="22"/>
        </w:rPr>
      </w:pPr>
      <w:del w:id="397" w:author="Ismat Halabi" w:date="2020-04-24T19:41:00Z">
        <w:r w:rsidRPr="00B16E5C" w:rsidDel="00B16E5C">
          <w:rPr>
            <w:rStyle w:val="Hyperlink"/>
            <w:rPrChange w:id="398" w:author="Ismat Halabi" w:date="2020-04-24T19:41:00Z">
              <w:rPr>
                <w:rStyle w:val="Hyperlink"/>
              </w:rPr>
            </w:rPrChange>
          </w:rPr>
          <w:delText>11.4</w:delText>
        </w:r>
        <w:r w:rsidRPr="00733211" w:rsidDel="00B16E5C">
          <w:rPr>
            <w:rFonts w:ascii="Calibri" w:hAnsi="Calibri" w:cs="Times New Roman"/>
            <w:szCs w:val="22"/>
          </w:rPr>
          <w:tab/>
        </w:r>
        <w:r w:rsidRPr="00B16E5C" w:rsidDel="00B16E5C">
          <w:rPr>
            <w:rStyle w:val="Hyperlink"/>
            <w:rPrChange w:id="399" w:author="Ismat Halabi" w:date="2020-04-24T19:41:00Z">
              <w:rPr>
                <w:rStyle w:val="Hyperlink"/>
              </w:rPr>
            </w:rPrChange>
          </w:rPr>
          <w:delText>Component</w:delText>
        </w:r>
        <w:r w:rsidDel="00B16E5C">
          <w:rPr>
            <w:webHidden/>
          </w:rPr>
          <w:tab/>
          <w:delText>72</w:delText>
        </w:r>
      </w:del>
    </w:p>
    <w:p w:rsidR="00946072" w:rsidRPr="00733211" w:rsidDel="00B16E5C" w:rsidRDefault="00946072">
      <w:pPr>
        <w:pStyle w:val="TOC2"/>
        <w:tabs>
          <w:tab w:val="left" w:pos="3402"/>
        </w:tabs>
        <w:rPr>
          <w:del w:id="400" w:author="Ismat Halabi" w:date="2020-04-24T19:41:00Z"/>
          <w:rFonts w:ascii="Calibri" w:hAnsi="Calibri" w:cs="Times New Roman"/>
          <w:szCs w:val="22"/>
        </w:rPr>
      </w:pPr>
      <w:del w:id="401" w:author="Ismat Halabi" w:date="2020-04-24T19:41:00Z">
        <w:r w:rsidRPr="00B16E5C" w:rsidDel="00B16E5C">
          <w:rPr>
            <w:rStyle w:val="Hyperlink"/>
            <w:rPrChange w:id="402" w:author="Ismat Halabi" w:date="2020-04-24T19:41:00Z">
              <w:rPr>
                <w:rStyle w:val="Hyperlink"/>
              </w:rPr>
            </w:rPrChange>
          </w:rPr>
          <w:delText>11.5</w:delText>
        </w:r>
        <w:r w:rsidRPr="00733211" w:rsidDel="00B16E5C">
          <w:rPr>
            <w:rFonts w:ascii="Calibri" w:hAnsi="Calibri" w:cs="Times New Roman"/>
            <w:szCs w:val="22"/>
          </w:rPr>
          <w:tab/>
        </w:r>
        <w:r w:rsidRPr="00B16E5C" w:rsidDel="00B16E5C">
          <w:rPr>
            <w:rStyle w:val="Hyperlink"/>
            <w:rPrChange w:id="403" w:author="Ismat Halabi" w:date="2020-04-24T19:41:00Z">
              <w:rPr>
                <w:rStyle w:val="Hyperlink"/>
              </w:rPr>
            </w:rPrChange>
          </w:rPr>
          <w:delText>Module</w:delText>
        </w:r>
        <w:r w:rsidDel="00B16E5C">
          <w:rPr>
            <w:webHidden/>
          </w:rPr>
          <w:tab/>
          <w:delText>73</w:delText>
        </w:r>
      </w:del>
    </w:p>
    <w:p w:rsidR="00946072" w:rsidRPr="00733211" w:rsidDel="00B16E5C" w:rsidRDefault="00946072">
      <w:pPr>
        <w:pStyle w:val="TOC2"/>
        <w:tabs>
          <w:tab w:val="left" w:pos="3402"/>
        </w:tabs>
        <w:rPr>
          <w:del w:id="404" w:author="Ismat Halabi" w:date="2020-04-24T19:41:00Z"/>
          <w:rFonts w:ascii="Calibri" w:hAnsi="Calibri" w:cs="Times New Roman"/>
          <w:szCs w:val="22"/>
        </w:rPr>
      </w:pPr>
      <w:del w:id="405" w:author="Ismat Halabi" w:date="2020-04-24T19:41:00Z">
        <w:r w:rsidRPr="00B16E5C" w:rsidDel="00B16E5C">
          <w:rPr>
            <w:rStyle w:val="Hyperlink"/>
            <w:rPrChange w:id="406" w:author="Ismat Halabi" w:date="2020-04-24T19:41:00Z">
              <w:rPr>
                <w:rStyle w:val="Hyperlink"/>
              </w:rPr>
            </w:rPrChange>
          </w:rPr>
          <w:delText>11.6</w:delText>
        </w:r>
        <w:r w:rsidRPr="00733211" w:rsidDel="00B16E5C">
          <w:rPr>
            <w:rFonts w:ascii="Calibri" w:hAnsi="Calibri" w:cs="Times New Roman"/>
            <w:szCs w:val="22"/>
          </w:rPr>
          <w:tab/>
        </w:r>
        <w:r w:rsidRPr="00B16E5C" w:rsidDel="00B16E5C">
          <w:rPr>
            <w:rStyle w:val="Hyperlink"/>
            <w:rPrChange w:id="407" w:author="Ismat Halabi" w:date="2020-04-24T19:41:00Z">
              <w:rPr>
                <w:rStyle w:val="Hyperlink"/>
              </w:rPr>
            </w:rPrChange>
          </w:rPr>
          <w:delText>Functional Block</w:delText>
        </w:r>
        <w:r w:rsidDel="00B16E5C">
          <w:rPr>
            <w:webHidden/>
          </w:rPr>
          <w:tab/>
          <w:delText>73</w:delText>
        </w:r>
      </w:del>
    </w:p>
    <w:p w:rsidR="00946072" w:rsidRPr="00733211" w:rsidDel="00B16E5C" w:rsidRDefault="00946072">
      <w:pPr>
        <w:pStyle w:val="TOC1"/>
        <w:tabs>
          <w:tab w:val="left" w:pos="3402"/>
        </w:tabs>
        <w:rPr>
          <w:del w:id="408" w:author="Ismat Halabi" w:date="2020-04-24T19:41:00Z"/>
          <w:rFonts w:ascii="Calibri" w:hAnsi="Calibri" w:cs="Times New Roman"/>
          <w:szCs w:val="22"/>
        </w:rPr>
      </w:pPr>
      <w:del w:id="409" w:author="Ismat Halabi" w:date="2020-04-24T19:41:00Z">
        <w:r w:rsidRPr="00B16E5C" w:rsidDel="00B16E5C">
          <w:rPr>
            <w:rStyle w:val="Hyperlink"/>
            <w:rPrChange w:id="410" w:author="Ismat Halabi" w:date="2020-04-24T19:41:00Z">
              <w:rPr>
                <w:rStyle w:val="Hyperlink"/>
              </w:rPr>
            </w:rPrChange>
          </w:rPr>
          <w:delText>12</w:delText>
        </w:r>
        <w:r w:rsidRPr="00733211" w:rsidDel="00B16E5C">
          <w:rPr>
            <w:rFonts w:ascii="Calibri" w:hAnsi="Calibri" w:cs="Times New Roman"/>
            <w:szCs w:val="22"/>
          </w:rPr>
          <w:tab/>
        </w:r>
        <w:r w:rsidRPr="00B16E5C" w:rsidDel="00B16E5C">
          <w:rPr>
            <w:rStyle w:val="Hyperlink"/>
            <w:rPrChange w:id="411" w:author="Ismat Halabi" w:date="2020-04-24T19:41:00Z">
              <w:rPr>
                <w:rStyle w:val="Hyperlink"/>
              </w:rPr>
            </w:rPrChange>
          </w:rPr>
          <w:delText>Abbreviations</w:delText>
        </w:r>
        <w:r w:rsidDel="00B16E5C">
          <w:rPr>
            <w:webHidden/>
          </w:rPr>
          <w:tab/>
          <w:delText>74</w:delText>
        </w:r>
      </w:del>
    </w:p>
    <w:p w:rsidR="00946072" w:rsidRPr="00733211" w:rsidDel="00B16E5C" w:rsidRDefault="00946072">
      <w:pPr>
        <w:pStyle w:val="TOC1"/>
        <w:tabs>
          <w:tab w:val="left" w:pos="3402"/>
        </w:tabs>
        <w:rPr>
          <w:del w:id="412" w:author="Ismat Halabi" w:date="2020-04-24T19:41:00Z"/>
          <w:rFonts w:ascii="Calibri" w:hAnsi="Calibri" w:cs="Times New Roman"/>
          <w:szCs w:val="22"/>
        </w:rPr>
      </w:pPr>
      <w:del w:id="413" w:author="Ismat Halabi" w:date="2020-04-24T19:41:00Z">
        <w:r w:rsidRPr="00B16E5C" w:rsidDel="00B16E5C">
          <w:rPr>
            <w:rStyle w:val="Hyperlink"/>
            <w:rPrChange w:id="414" w:author="Ismat Halabi" w:date="2020-04-24T19:41:00Z">
              <w:rPr>
                <w:rStyle w:val="Hyperlink"/>
              </w:rPr>
            </w:rPrChange>
          </w:rPr>
          <w:delText>13</w:delText>
        </w:r>
        <w:r w:rsidRPr="00733211" w:rsidDel="00B16E5C">
          <w:rPr>
            <w:rFonts w:ascii="Calibri" w:hAnsi="Calibri" w:cs="Times New Roman"/>
            <w:szCs w:val="22"/>
          </w:rPr>
          <w:tab/>
        </w:r>
        <w:r w:rsidRPr="00B16E5C" w:rsidDel="00B16E5C">
          <w:rPr>
            <w:rStyle w:val="Hyperlink"/>
            <w:rPrChange w:id="415" w:author="Ismat Halabi" w:date="2020-04-24T19:41:00Z">
              <w:rPr>
                <w:rStyle w:val="Hyperlink"/>
              </w:rPr>
            </w:rPrChange>
          </w:rPr>
          <w:delText>References</w:delText>
        </w:r>
        <w:r w:rsidDel="00B16E5C">
          <w:rPr>
            <w:webHidden/>
          </w:rPr>
          <w:tab/>
          <w:delText>76</w:delText>
        </w:r>
      </w:del>
    </w:p>
    <w:p w:rsidR="00946072" w:rsidRPr="00733211" w:rsidDel="00B16E5C" w:rsidRDefault="00946072">
      <w:pPr>
        <w:pStyle w:val="TOC1"/>
        <w:tabs>
          <w:tab w:val="left" w:pos="3402"/>
        </w:tabs>
        <w:rPr>
          <w:del w:id="416" w:author="Ismat Halabi" w:date="2020-04-24T19:41:00Z"/>
          <w:rFonts w:ascii="Calibri" w:hAnsi="Calibri" w:cs="Times New Roman"/>
          <w:szCs w:val="22"/>
        </w:rPr>
      </w:pPr>
      <w:del w:id="417" w:author="Ismat Halabi" w:date="2020-04-24T19:41:00Z">
        <w:r w:rsidRPr="00B16E5C" w:rsidDel="00B16E5C">
          <w:rPr>
            <w:rStyle w:val="Hyperlink"/>
            <w:rPrChange w:id="418" w:author="Ismat Halabi" w:date="2020-04-24T19:41:00Z">
              <w:rPr>
                <w:rStyle w:val="Hyperlink"/>
              </w:rPr>
            </w:rPrChange>
          </w:rPr>
          <w:delText>14</w:delText>
        </w:r>
        <w:r w:rsidRPr="00733211" w:rsidDel="00B16E5C">
          <w:rPr>
            <w:rFonts w:ascii="Calibri" w:hAnsi="Calibri" w:cs="Times New Roman"/>
            <w:szCs w:val="22"/>
          </w:rPr>
          <w:tab/>
        </w:r>
        <w:r w:rsidRPr="00B16E5C" w:rsidDel="00B16E5C">
          <w:rPr>
            <w:rStyle w:val="Hyperlink"/>
            <w:rPrChange w:id="419" w:author="Ismat Halabi" w:date="2020-04-24T19:41:00Z">
              <w:rPr>
                <w:rStyle w:val="Hyperlink"/>
              </w:rPr>
            </w:rPrChange>
          </w:rPr>
          <w:delText>Appendix</w:delText>
        </w:r>
        <w:r w:rsidDel="00B16E5C">
          <w:rPr>
            <w:webHidden/>
          </w:rPr>
          <w:tab/>
          <w:delText>78</w:delText>
        </w:r>
      </w:del>
    </w:p>
    <w:p w:rsidR="000830ED" w:rsidRPr="002168C6" w:rsidRDefault="00012FE3" w:rsidP="004200D2">
      <w:pPr>
        <w:pStyle w:val="Contents"/>
        <w:ind w:left="0"/>
      </w:pPr>
      <w:r w:rsidRPr="002168C6">
        <w:fldChar w:fldCharType="end"/>
      </w:r>
      <w:r w:rsidR="001F41E9" w:rsidRPr="002168C6">
        <w:br w:type="page"/>
      </w:r>
    </w:p>
    <w:p w:rsidR="000830ED" w:rsidRPr="002168C6" w:rsidRDefault="000830ED" w:rsidP="000830ED">
      <w:pPr>
        <w:pStyle w:val="Heading1"/>
      </w:pPr>
      <w:bookmarkStart w:id="420" w:name="_Toc327433982"/>
      <w:bookmarkStart w:id="421" w:name="_Toc327434146"/>
      <w:bookmarkStart w:id="422" w:name="_Toc38649708"/>
      <w:r w:rsidRPr="002168C6">
        <w:t>Introduction</w:t>
      </w:r>
      <w:bookmarkEnd w:id="420"/>
      <w:bookmarkEnd w:id="421"/>
      <w:bookmarkEnd w:id="422"/>
    </w:p>
    <w:p w:rsidR="000830ED" w:rsidRPr="002168C6" w:rsidRDefault="000830ED" w:rsidP="000830ED">
      <w:pPr>
        <w:pStyle w:val="Text"/>
      </w:pPr>
    </w:p>
    <w:p w:rsidR="00BA2BDF" w:rsidRPr="002168C6" w:rsidRDefault="00BA2BDF" w:rsidP="0055435D">
      <w:pPr>
        <w:pStyle w:val="BodyText"/>
        <w:rPr>
          <w:color w:val="3366FF"/>
        </w:rPr>
      </w:pPr>
      <w:r w:rsidRPr="002168C6">
        <w:rPr>
          <w:color w:val="3366FF"/>
        </w:rPr>
        <w:t>Describe the objectives with the AD</w:t>
      </w:r>
      <w:r w:rsidR="0055435D" w:rsidRPr="002168C6">
        <w:rPr>
          <w:color w:val="3366FF"/>
        </w:rPr>
        <w:t>.</w:t>
      </w:r>
    </w:p>
    <w:p w:rsidR="00780293" w:rsidRPr="002168C6" w:rsidRDefault="00780293" w:rsidP="00780293">
      <w:pPr>
        <w:pStyle w:val="Heading2"/>
      </w:pPr>
      <w:bookmarkStart w:id="423" w:name="_Toc327434147"/>
      <w:bookmarkStart w:id="424" w:name="_Toc38649709"/>
      <w:r w:rsidRPr="002168C6">
        <w:t>Revision history</w:t>
      </w:r>
      <w:bookmarkEnd w:id="423"/>
      <w:bookmarkEnd w:id="424"/>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0"/>
        <w:gridCol w:w="1418"/>
        <w:gridCol w:w="1417"/>
        <w:gridCol w:w="5721"/>
      </w:tblGrid>
      <w:tr w:rsidR="00EA213C" w:rsidRPr="00393278" w:rsidTr="00877977">
        <w:tc>
          <w:tcPr>
            <w:tcW w:w="850" w:type="dxa"/>
            <w:shd w:val="clear" w:color="auto" w:fill="auto"/>
          </w:tcPr>
          <w:p w:rsidR="00780293" w:rsidRPr="00393278" w:rsidRDefault="00780293" w:rsidP="000C61D1">
            <w:pPr>
              <w:pStyle w:val="BodyText"/>
              <w:ind w:left="0"/>
              <w:rPr>
                <w:b/>
              </w:rPr>
            </w:pPr>
            <w:r w:rsidRPr="00393278">
              <w:rPr>
                <w:b/>
              </w:rPr>
              <w:t>Rev.</w:t>
            </w:r>
          </w:p>
        </w:tc>
        <w:tc>
          <w:tcPr>
            <w:tcW w:w="1418" w:type="dxa"/>
            <w:shd w:val="clear" w:color="auto" w:fill="auto"/>
          </w:tcPr>
          <w:p w:rsidR="00780293" w:rsidRPr="00393278" w:rsidRDefault="00780293" w:rsidP="000C61D1">
            <w:pPr>
              <w:pStyle w:val="BodyText"/>
              <w:ind w:left="0"/>
              <w:rPr>
                <w:b/>
              </w:rPr>
            </w:pPr>
            <w:r w:rsidRPr="00393278">
              <w:rPr>
                <w:b/>
              </w:rPr>
              <w:t>Date</w:t>
            </w:r>
          </w:p>
        </w:tc>
        <w:tc>
          <w:tcPr>
            <w:tcW w:w="1417" w:type="dxa"/>
            <w:shd w:val="clear" w:color="auto" w:fill="auto"/>
          </w:tcPr>
          <w:p w:rsidR="00780293" w:rsidRPr="00393278" w:rsidRDefault="00780293" w:rsidP="000C61D1">
            <w:pPr>
              <w:pStyle w:val="BodyText"/>
              <w:ind w:left="0"/>
              <w:rPr>
                <w:b/>
              </w:rPr>
            </w:pPr>
            <w:r w:rsidRPr="00393278">
              <w:rPr>
                <w:b/>
              </w:rPr>
              <w:t>Author</w:t>
            </w:r>
          </w:p>
        </w:tc>
        <w:tc>
          <w:tcPr>
            <w:tcW w:w="5721" w:type="dxa"/>
            <w:shd w:val="clear" w:color="auto" w:fill="auto"/>
          </w:tcPr>
          <w:p w:rsidR="00780293" w:rsidRPr="00393278" w:rsidRDefault="00780293" w:rsidP="000C61D1">
            <w:pPr>
              <w:pStyle w:val="BodyText"/>
              <w:ind w:left="0"/>
              <w:rPr>
                <w:b/>
              </w:rPr>
            </w:pPr>
            <w:r w:rsidRPr="00393278">
              <w:rPr>
                <w:b/>
              </w:rPr>
              <w:t>Comment</w:t>
            </w:r>
          </w:p>
        </w:tc>
      </w:tr>
      <w:tr w:rsidR="00EA213C" w:rsidRPr="00393278" w:rsidTr="00877977">
        <w:tc>
          <w:tcPr>
            <w:tcW w:w="850" w:type="dxa"/>
            <w:shd w:val="clear" w:color="auto" w:fill="auto"/>
          </w:tcPr>
          <w:p w:rsidR="00780293" w:rsidRPr="00393278" w:rsidRDefault="00780293" w:rsidP="000C61D1">
            <w:pPr>
              <w:pStyle w:val="BodyText"/>
              <w:ind w:left="0"/>
            </w:pPr>
            <w:r w:rsidRPr="00393278">
              <w:t>PA1</w:t>
            </w:r>
          </w:p>
        </w:tc>
        <w:tc>
          <w:tcPr>
            <w:tcW w:w="1418" w:type="dxa"/>
            <w:shd w:val="clear" w:color="auto" w:fill="auto"/>
          </w:tcPr>
          <w:p w:rsidR="00780293" w:rsidRPr="00393278" w:rsidRDefault="00780293" w:rsidP="000C61D1">
            <w:pPr>
              <w:pStyle w:val="BodyText"/>
              <w:ind w:left="0"/>
            </w:pPr>
            <w:r w:rsidRPr="00393278">
              <w:t>2012-06-1</w:t>
            </w:r>
            <w:r w:rsidR="00BD596C" w:rsidRPr="00393278">
              <w:t>1</w:t>
            </w:r>
          </w:p>
        </w:tc>
        <w:tc>
          <w:tcPr>
            <w:tcW w:w="1417" w:type="dxa"/>
            <w:shd w:val="clear" w:color="auto" w:fill="auto"/>
          </w:tcPr>
          <w:p w:rsidR="00780293" w:rsidRPr="00393278" w:rsidRDefault="00BD596C" w:rsidP="000C61D1">
            <w:pPr>
              <w:pStyle w:val="BodyText"/>
              <w:ind w:left="0"/>
            </w:pPr>
            <w:r w:rsidRPr="00393278">
              <w:t>EJOJANS</w:t>
            </w:r>
          </w:p>
        </w:tc>
        <w:tc>
          <w:tcPr>
            <w:tcW w:w="5721" w:type="dxa"/>
            <w:shd w:val="clear" w:color="auto" w:fill="auto"/>
          </w:tcPr>
          <w:p w:rsidR="00780293" w:rsidRPr="00393278" w:rsidRDefault="00BF6422" w:rsidP="000C61D1">
            <w:pPr>
              <w:pStyle w:val="BodyText"/>
              <w:ind w:left="0"/>
            </w:pPr>
            <w:r w:rsidRPr="00393278">
              <w:t>Document t</w:t>
            </w:r>
            <w:r w:rsidR="00BD596C" w:rsidRPr="00393278">
              <w:t>emplate</w:t>
            </w:r>
          </w:p>
        </w:tc>
      </w:tr>
      <w:tr w:rsidR="00EA213C" w:rsidRPr="00393278" w:rsidTr="00877977">
        <w:tc>
          <w:tcPr>
            <w:tcW w:w="850" w:type="dxa"/>
            <w:shd w:val="clear" w:color="auto" w:fill="auto"/>
          </w:tcPr>
          <w:p w:rsidR="00D44778" w:rsidRPr="00393278" w:rsidRDefault="00D44778" w:rsidP="000C61D1">
            <w:pPr>
              <w:pStyle w:val="BodyText"/>
              <w:ind w:left="0"/>
            </w:pPr>
            <w:r w:rsidRPr="00393278">
              <w:t>PA2</w:t>
            </w:r>
          </w:p>
        </w:tc>
        <w:tc>
          <w:tcPr>
            <w:tcW w:w="1418" w:type="dxa"/>
            <w:shd w:val="clear" w:color="auto" w:fill="auto"/>
          </w:tcPr>
          <w:p w:rsidR="00D44778" w:rsidRPr="00393278" w:rsidRDefault="00D44778" w:rsidP="000C61D1">
            <w:pPr>
              <w:pStyle w:val="BodyText"/>
              <w:ind w:left="0"/>
            </w:pPr>
            <w:r w:rsidRPr="00393278">
              <w:t>2012-06-14</w:t>
            </w:r>
          </w:p>
        </w:tc>
        <w:tc>
          <w:tcPr>
            <w:tcW w:w="1417" w:type="dxa"/>
            <w:shd w:val="clear" w:color="auto" w:fill="auto"/>
          </w:tcPr>
          <w:p w:rsidR="00D44778" w:rsidRPr="00393278" w:rsidRDefault="00D44778" w:rsidP="000C61D1">
            <w:pPr>
              <w:pStyle w:val="BodyText"/>
              <w:ind w:left="0"/>
            </w:pPr>
            <w:r w:rsidRPr="00393278">
              <w:t>ELUDORE</w:t>
            </w:r>
          </w:p>
        </w:tc>
        <w:tc>
          <w:tcPr>
            <w:tcW w:w="5721" w:type="dxa"/>
            <w:shd w:val="clear" w:color="auto" w:fill="auto"/>
          </w:tcPr>
          <w:p w:rsidR="00D44778" w:rsidRPr="00393278" w:rsidRDefault="00D44778" w:rsidP="000C61D1">
            <w:pPr>
              <w:pStyle w:val="BodyText"/>
              <w:ind w:left="0"/>
            </w:pPr>
            <w:r w:rsidRPr="00393278">
              <w:t>Ch. 4 initially updated.</w:t>
            </w:r>
          </w:p>
        </w:tc>
      </w:tr>
      <w:tr w:rsidR="00EA213C" w:rsidRPr="00393278" w:rsidTr="00877977">
        <w:tc>
          <w:tcPr>
            <w:tcW w:w="850" w:type="dxa"/>
            <w:shd w:val="clear" w:color="auto" w:fill="auto"/>
          </w:tcPr>
          <w:p w:rsidR="00CB67C2" w:rsidRPr="00393278" w:rsidRDefault="00CB67C2" w:rsidP="000C61D1">
            <w:pPr>
              <w:pStyle w:val="BodyText"/>
              <w:ind w:left="0"/>
            </w:pPr>
            <w:r w:rsidRPr="00393278">
              <w:t>PA3</w:t>
            </w:r>
          </w:p>
        </w:tc>
        <w:tc>
          <w:tcPr>
            <w:tcW w:w="1418" w:type="dxa"/>
            <w:shd w:val="clear" w:color="auto" w:fill="auto"/>
          </w:tcPr>
          <w:p w:rsidR="00CB67C2" w:rsidRPr="00393278" w:rsidRDefault="00CB67C2" w:rsidP="000C61D1">
            <w:pPr>
              <w:pStyle w:val="BodyText"/>
              <w:ind w:left="0"/>
            </w:pPr>
            <w:r w:rsidRPr="00393278">
              <w:t>2012-06-21</w:t>
            </w:r>
          </w:p>
        </w:tc>
        <w:tc>
          <w:tcPr>
            <w:tcW w:w="1417" w:type="dxa"/>
            <w:shd w:val="clear" w:color="auto" w:fill="auto"/>
          </w:tcPr>
          <w:p w:rsidR="00CB67C2" w:rsidRPr="00393278" w:rsidRDefault="00CB67C2" w:rsidP="000C61D1">
            <w:pPr>
              <w:pStyle w:val="BodyText"/>
              <w:ind w:left="0"/>
            </w:pPr>
            <w:r w:rsidRPr="00393278">
              <w:t>ELUDORE</w:t>
            </w:r>
          </w:p>
        </w:tc>
        <w:tc>
          <w:tcPr>
            <w:tcW w:w="5721" w:type="dxa"/>
            <w:shd w:val="clear" w:color="auto" w:fill="auto"/>
          </w:tcPr>
          <w:p w:rsidR="00CB67C2" w:rsidRPr="00393278" w:rsidRDefault="00CB67C2" w:rsidP="000C61D1">
            <w:pPr>
              <w:pStyle w:val="BodyText"/>
              <w:ind w:left="0"/>
            </w:pPr>
            <w:r w:rsidRPr="00393278">
              <w:t>Ch. 4 re-written.</w:t>
            </w:r>
          </w:p>
        </w:tc>
      </w:tr>
      <w:tr w:rsidR="00EA213C" w:rsidRPr="00393278" w:rsidTr="00877977">
        <w:tc>
          <w:tcPr>
            <w:tcW w:w="850" w:type="dxa"/>
            <w:shd w:val="clear" w:color="auto" w:fill="auto"/>
          </w:tcPr>
          <w:p w:rsidR="008921C8" w:rsidRPr="00393278" w:rsidRDefault="008921C8" w:rsidP="000C61D1">
            <w:pPr>
              <w:pStyle w:val="BodyText"/>
              <w:ind w:left="0"/>
            </w:pPr>
            <w:r w:rsidRPr="00393278">
              <w:t>PA4</w:t>
            </w:r>
          </w:p>
        </w:tc>
        <w:tc>
          <w:tcPr>
            <w:tcW w:w="1418" w:type="dxa"/>
            <w:shd w:val="clear" w:color="auto" w:fill="auto"/>
          </w:tcPr>
          <w:p w:rsidR="008921C8" w:rsidRPr="00393278" w:rsidRDefault="008921C8" w:rsidP="000C61D1">
            <w:pPr>
              <w:pStyle w:val="BodyText"/>
              <w:ind w:left="0"/>
            </w:pPr>
            <w:r w:rsidRPr="00393278">
              <w:t>2012-06-27</w:t>
            </w:r>
          </w:p>
        </w:tc>
        <w:tc>
          <w:tcPr>
            <w:tcW w:w="1417" w:type="dxa"/>
            <w:shd w:val="clear" w:color="auto" w:fill="auto"/>
          </w:tcPr>
          <w:p w:rsidR="008921C8" w:rsidRPr="00393278" w:rsidRDefault="008921C8" w:rsidP="000C61D1">
            <w:pPr>
              <w:pStyle w:val="BodyText"/>
              <w:ind w:left="0"/>
            </w:pPr>
            <w:r w:rsidRPr="00393278">
              <w:t>ELUDORE</w:t>
            </w:r>
          </w:p>
        </w:tc>
        <w:tc>
          <w:tcPr>
            <w:tcW w:w="5721" w:type="dxa"/>
            <w:shd w:val="clear" w:color="auto" w:fill="auto"/>
          </w:tcPr>
          <w:p w:rsidR="008921C8" w:rsidRPr="00393278" w:rsidRDefault="008921C8" w:rsidP="000C61D1">
            <w:pPr>
              <w:pStyle w:val="BodyText"/>
              <w:ind w:left="0"/>
            </w:pPr>
            <w:r w:rsidRPr="00393278">
              <w:t>Added chapters on Robustness and PIS</w:t>
            </w:r>
            <w:r w:rsidR="00BB015F" w:rsidRPr="00393278">
              <w:t xml:space="preserve"> and references</w:t>
            </w:r>
          </w:p>
        </w:tc>
      </w:tr>
      <w:tr w:rsidR="00EA213C" w:rsidRPr="00393278" w:rsidTr="00877977">
        <w:tc>
          <w:tcPr>
            <w:tcW w:w="850" w:type="dxa"/>
            <w:shd w:val="clear" w:color="auto" w:fill="auto"/>
          </w:tcPr>
          <w:p w:rsidR="008C713E" w:rsidRPr="00393278" w:rsidRDefault="008C713E" w:rsidP="000C61D1">
            <w:pPr>
              <w:pStyle w:val="BodyText"/>
              <w:ind w:left="0"/>
            </w:pPr>
            <w:r w:rsidRPr="00393278">
              <w:t>PA5</w:t>
            </w:r>
          </w:p>
        </w:tc>
        <w:tc>
          <w:tcPr>
            <w:tcW w:w="1418" w:type="dxa"/>
            <w:shd w:val="clear" w:color="auto" w:fill="auto"/>
          </w:tcPr>
          <w:p w:rsidR="008C713E" w:rsidRPr="00393278" w:rsidRDefault="008C713E" w:rsidP="000C61D1">
            <w:pPr>
              <w:pStyle w:val="BodyText"/>
              <w:ind w:left="0"/>
            </w:pPr>
            <w:r w:rsidRPr="00393278">
              <w:t>2012-06-28</w:t>
            </w:r>
          </w:p>
        </w:tc>
        <w:tc>
          <w:tcPr>
            <w:tcW w:w="1417" w:type="dxa"/>
            <w:shd w:val="clear" w:color="auto" w:fill="auto"/>
          </w:tcPr>
          <w:p w:rsidR="008C713E" w:rsidRPr="00393278" w:rsidRDefault="008C713E" w:rsidP="000C61D1">
            <w:pPr>
              <w:pStyle w:val="BodyText"/>
              <w:ind w:left="0"/>
            </w:pPr>
            <w:r w:rsidRPr="00393278">
              <w:t>ELUDORE</w:t>
            </w:r>
          </w:p>
        </w:tc>
        <w:tc>
          <w:tcPr>
            <w:tcW w:w="5721" w:type="dxa"/>
            <w:shd w:val="clear" w:color="auto" w:fill="auto"/>
          </w:tcPr>
          <w:p w:rsidR="008C713E" w:rsidRPr="00393278" w:rsidRDefault="008C713E" w:rsidP="000C61D1">
            <w:pPr>
              <w:pStyle w:val="BodyText"/>
              <w:ind w:left="0"/>
            </w:pPr>
            <w:r w:rsidRPr="00393278">
              <w:t>Ch. 7, “Deployment view” skeleton added</w:t>
            </w:r>
          </w:p>
        </w:tc>
      </w:tr>
      <w:tr w:rsidR="00EA213C" w:rsidRPr="00393278" w:rsidTr="00877977">
        <w:tc>
          <w:tcPr>
            <w:tcW w:w="850" w:type="dxa"/>
            <w:shd w:val="clear" w:color="auto" w:fill="auto"/>
          </w:tcPr>
          <w:p w:rsidR="004926BF" w:rsidRPr="00393278" w:rsidRDefault="004926BF" w:rsidP="00C05200">
            <w:pPr>
              <w:pStyle w:val="BodyText"/>
              <w:ind w:left="0"/>
            </w:pPr>
            <w:r w:rsidRPr="00393278">
              <w:t>PA6</w:t>
            </w:r>
          </w:p>
        </w:tc>
        <w:tc>
          <w:tcPr>
            <w:tcW w:w="1418" w:type="dxa"/>
            <w:shd w:val="clear" w:color="auto" w:fill="auto"/>
          </w:tcPr>
          <w:p w:rsidR="004926BF" w:rsidRPr="00393278" w:rsidRDefault="004926BF" w:rsidP="00C05200">
            <w:pPr>
              <w:pStyle w:val="BodyText"/>
              <w:ind w:left="0"/>
            </w:pPr>
            <w:r w:rsidRPr="00393278">
              <w:t>2012-06-28</w:t>
            </w:r>
          </w:p>
        </w:tc>
        <w:tc>
          <w:tcPr>
            <w:tcW w:w="1417" w:type="dxa"/>
            <w:shd w:val="clear" w:color="auto" w:fill="auto"/>
          </w:tcPr>
          <w:p w:rsidR="004926BF" w:rsidRPr="00393278" w:rsidRDefault="004926BF" w:rsidP="00C05200">
            <w:pPr>
              <w:pStyle w:val="BodyText"/>
              <w:ind w:left="0"/>
            </w:pPr>
            <w:r w:rsidRPr="00393278">
              <w:t>ELUDORE</w:t>
            </w:r>
          </w:p>
        </w:tc>
        <w:tc>
          <w:tcPr>
            <w:tcW w:w="5721" w:type="dxa"/>
            <w:shd w:val="clear" w:color="auto" w:fill="auto"/>
          </w:tcPr>
          <w:p w:rsidR="004926BF" w:rsidRPr="00393278" w:rsidRDefault="005C1E00" w:rsidP="00C05200">
            <w:pPr>
              <w:pStyle w:val="BodyText"/>
              <w:ind w:left="0"/>
            </w:pPr>
            <w:r w:rsidRPr="00393278">
              <w:t>Modified ch.</w:t>
            </w:r>
            <w:r w:rsidR="00154DF3" w:rsidRPr="00393278">
              <w:t xml:space="preserve"> </w:t>
            </w:r>
            <w:r w:rsidRPr="00393278">
              <w:t>47, added ch. 2.1 and sub-chapters in ch. 8</w:t>
            </w:r>
          </w:p>
        </w:tc>
      </w:tr>
      <w:tr w:rsidR="00EA213C" w:rsidRPr="00393278" w:rsidTr="00877977">
        <w:tc>
          <w:tcPr>
            <w:tcW w:w="850" w:type="dxa"/>
            <w:shd w:val="clear" w:color="auto" w:fill="auto"/>
          </w:tcPr>
          <w:p w:rsidR="009B4D22" w:rsidRPr="00393278" w:rsidRDefault="009B4D22" w:rsidP="00C05200">
            <w:pPr>
              <w:pStyle w:val="BodyText"/>
              <w:ind w:left="0"/>
            </w:pPr>
            <w:r w:rsidRPr="00393278">
              <w:t>PA7</w:t>
            </w:r>
          </w:p>
        </w:tc>
        <w:tc>
          <w:tcPr>
            <w:tcW w:w="1418" w:type="dxa"/>
            <w:shd w:val="clear" w:color="auto" w:fill="auto"/>
          </w:tcPr>
          <w:p w:rsidR="009B4D22" w:rsidRPr="00393278" w:rsidRDefault="009B4D22" w:rsidP="00C05200">
            <w:pPr>
              <w:pStyle w:val="BodyText"/>
              <w:ind w:left="0"/>
            </w:pPr>
            <w:r w:rsidRPr="00393278">
              <w:t>2012-07-03</w:t>
            </w:r>
          </w:p>
        </w:tc>
        <w:tc>
          <w:tcPr>
            <w:tcW w:w="1417" w:type="dxa"/>
            <w:shd w:val="clear" w:color="auto" w:fill="auto"/>
          </w:tcPr>
          <w:p w:rsidR="009B4D22" w:rsidRPr="00393278" w:rsidRDefault="009B4D22" w:rsidP="00C05200">
            <w:pPr>
              <w:pStyle w:val="BodyText"/>
              <w:ind w:left="0"/>
            </w:pPr>
            <w:r w:rsidRPr="00393278">
              <w:t>ELUDORE</w:t>
            </w:r>
          </w:p>
        </w:tc>
        <w:tc>
          <w:tcPr>
            <w:tcW w:w="5721" w:type="dxa"/>
            <w:shd w:val="clear" w:color="auto" w:fill="auto"/>
          </w:tcPr>
          <w:p w:rsidR="009B4D22" w:rsidRPr="00393278" w:rsidRDefault="009B4D22" w:rsidP="00C05200">
            <w:pPr>
              <w:pStyle w:val="BodyText"/>
              <w:ind w:left="0"/>
            </w:pPr>
            <w:r w:rsidRPr="00393278">
              <w:t>Ch.</w:t>
            </w:r>
            <w:r w:rsidR="00154DF3" w:rsidRPr="00393278">
              <w:t xml:space="preserve"> </w:t>
            </w:r>
            <w:r w:rsidRPr="00393278">
              <w:t>5 structure updated</w:t>
            </w:r>
            <w:r w:rsidR="00F643CD" w:rsidRPr="00393278">
              <w:t>, more text in ch. 8</w:t>
            </w:r>
          </w:p>
        </w:tc>
      </w:tr>
      <w:tr w:rsidR="00EA213C" w:rsidRPr="00393278" w:rsidTr="00877977">
        <w:tc>
          <w:tcPr>
            <w:tcW w:w="850" w:type="dxa"/>
            <w:shd w:val="clear" w:color="auto" w:fill="auto"/>
          </w:tcPr>
          <w:p w:rsidR="008A2C5C" w:rsidRPr="00393278" w:rsidRDefault="005F76E5" w:rsidP="00C05200">
            <w:pPr>
              <w:pStyle w:val="BodyText"/>
              <w:ind w:left="0"/>
            </w:pPr>
            <w:r w:rsidRPr="00393278">
              <w:t>PA8</w:t>
            </w:r>
          </w:p>
        </w:tc>
        <w:tc>
          <w:tcPr>
            <w:tcW w:w="1418" w:type="dxa"/>
            <w:shd w:val="clear" w:color="auto" w:fill="auto"/>
          </w:tcPr>
          <w:p w:rsidR="008A2C5C" w:rsidRPr="00393278" w:rsidRDefault="005F76E5" w:rsidP="00C05200">
            <w:pPr>
              <w:pStyle w:val="BodyText"/>
              <w:ind w:left="0"/>
            </w:pPr>
            <w:r w:rsidRPr="00393278">
              <w:t>2012-07-10</w:t>
            </w:r>
          </w:p>
        </w:tc>
        <w:tc>
          <w:tcPr>
            <w:tcW w:w="1417" w:type="dxa"/>
            <w:shd w:val="clear" w:color="auto" w:fill="auto"/>
          </w:tcPr>
          <w:p w:rsidR="008A2C5C" w:rsidRPr="00393278" w:rsidRDefault="005F76E5" w:rsidP="00C05200">
            <w:pPr>
              <w:pStyle w:val="BodyText"/>
              <w:ind w:left="0"/>
            </w:pPr>
            <w:r w:rsidRPr="00393278">
              <w:t>ELUDORE</w:t>
            </w:r>
          </w:p>
        </w:tc>
        <w:tc>
          <w:tcPr>
            <w:tcW w:w="5721" w:type="dxa"/>
            <w:shd w:val="clear" w:color="auto" w:fill="auto"/>
          </w:tcPr>
          <w:p w:rsidR="008A2C5C" w:rsidRPr="00393278" w:rsidRDefault="009C5A87" w:rsidP="00C05200">
            <w:pPr>
              <w:pStyle w:val="BodyText"/>
              <w:ind w:left="0"/>
            </w:pPr>
            <w:r w:rsidRPr="00393278">
              <w:t>Ch. 8.7 and 9 added, other small corrections.</w:t>
            </w:r>
          </w:p>
        </w:tc>
      </w:tr>
      <w:tr w:rsidR="00EA213C" w:rsidRPr="00393278" w:rsidTr="00877977">
        <w:tc>
          <w:tcPr>
            <w:tcW w:w="850" w:type="dxa"/>
            <w:shd w:val="clear" w:color="auto" w:fill="auto"/>
          </w:tcPr>
          <w:p w:rsidR="00154DF3" w:rsidRPr="00393278" w:rsidRDefault="00154DF3" w:rsidP="00C05200">
            <w:pPr>
              <w:pStyle w:val="BodyText"/>
              <w:ind w:left="0"/>
            </w:pPr>
            <w:r w:rsidRPr="00393278">
              <w:t>PA9</w:t>
            </w:r>
          </w:p>
        </w:tc>
        <w:tc>
          <w:tcPr>
            <w:tcW w:w="1418" w:type="dxa"/>
            <w:shd w:val="clear" w:color="auto" w:fill="auto"/>
          </w:tcPr>
          <w:p w:rsidR="00154DF3" w:rsidRPr="00393278" w:rsidRDefault="00154DF3" w:rsidP="00C05200">
            <w:pPr>
              <w:pStyle w:val="BodyText"/>
              <w:ind w:left="0"/>
            </w:pPr>
            <w:r w:rsidRPr="00393278">
              <w:t>2012-07-16</w:t>
            </w:r>
          </w:p>
        </w:tc>
        <w:tc>
          <w:tcPr>
            <w:tcW w:w="1417" w:type="dxa"/>
            <w:shd w:val="clear" w:color="auto" w:fill="auto"/>
          </w:tcPr>
          <w:p w:rsidR="00154DF3" w:rsidRPr="00393278" w:rsidRDefault="00154DF3" w:rsidP="00C05200">
            <w:pPr>
              <w:pStyle w:val="BodyText"/>
              <w:ind w:left="0"/>
            </w:pPr>
            <w:r w:rsidRPr="00393278">
              <w:t>ELUDORE</w:t>
            </w:r>
          </w:p>
        </w:tc>
        <w:tc>
          <w:tcPr>
            <w:tcW w:w="5721" w:type="dxa"/>
            <w:shd w:val="clear" w:color="auto" w:fill="auto"/>
          </w:tcPr>
          <w:p w:rsidR="00154DF3" w:rsidRPr="00393278" w:rsidRDefault="00154DF3" w:rsidP="00C05200">
            <w:pPr>
              <w:pStyle w:val="BodyText"/>
              <w:ind w:left="0"/>
            </w:pPr>
            <w:r w:rsidRPr="00393278">
              <w:t>Start writing ch. 5 and 5.6, changes</w:t>
            </w:r>
            <w:r w:rsidR="00C60CCC" w:rsidRPr="00393278">
              <w:t xml:space="preserve"> in ch. 4.</w:t>
            </w:r>
          </w:p>
        </w:tc>
      </w:tr>
      <w:tr w:rsidR="00EA213C" w:rsidRPr="00393278" w:rsidTr="00877977">
        <w:tc>
          <w:tcPr>
            <w:tcW w:w="850" w:type="dxa"/>
            <w:shd w:val="clear" w:color="auto" w:fill="auto"/>
          </w:tcPr>
          <w:p w:rsidR="00DF10A0" w:rsidRPr="00393278" w:rsidRDefault="00DF10A0" w:rsidP="00C05200">
            <w:pPr>
              <w:pStyle w:val="BodyText"/>
              <w:ind w:left="0"/>
            </w:pPr>
            <w:r w:rsidRPr="00393278">
              <w:t>PA10</w:t>
            </w:r>
          </w:p>
        </w:tc>
        <w:tc>
          <w:tcPr>
            <w:tcW w:w="1418" w:type="dxa"/>
            <w:shd w:val="clear" w:color="auto" w:fill="auto"/>
          </w:tcPr>
          <w:p w:rsidR="00DF10A0" w:rsidRPr="00393278" w:rsidRDefault="00DF10A0" w:rsidP="00C05200">
            <w:pPr>
              <w:pStyle w:val="BodyText"/>
              <w:ind w:left="0"/>
            </w:pPr>
            <w:r w:rsidRPr="00393278">
              <w:t>2012-07-30</w:t>
            </w:r>
          </w:p>
        </w:tc>
        <w:tc>
          <w:tcPr>
            <w:tcW w:w="1417" w:type="dxa"/>
            <w:shd w:val="clear" w:color="auto" w:fill="auto"/>
          </w:tcPr>
          <w:p w:rsidR="00DF10A0" w:rsidRPr="00393278" w:rsidRDefault="00DF10A0" w:rsidP="00C05200">
            <w:pPr>
              <w:pStyle w:val="BodyText"/>
              <w:ind w:left="0"/>
            </w:pPr>
            <w:r w:rsidRPr="00393278">
              <w:t>ELUDORE</w:t>
            </w:r>
          </w:p>
        </w:tc>
        <w:tc>
          <w:tcPr>
            <w:tcW w:w="5721" w:type="dxa"/>
            <w:shd w:val="clear" w:color="auto" w:fill="auto"/>
          </w:tcPr>
          <w:p w:rsidR="00DF10A0" w:rsidRPr="00393278" w:rsidRDefault="00DF10A0" w:rsidP="00C05200">
            <w:pPr>
              <w:pStyle w:val="BodyText"/>
              <w:ind w:left="0"/>
            </w:pPr>
            <w:r w:rsidRPr="00393278">
              <w:t>Added ch. 5.7, other small changes.</w:t>
            </w:r>
          </w:p>
        </w:tc>
      </w:tr>
      <w:tr w:rsidR="00EA213C" w:rsidRPr="00393278" w:rsidTr="00877977">
        <w:tc>
          <w:tcPr>
            <w:tcW w:w="850" w:type="dxa"/>
            <w:shd w:val="clear" w:color="auto" w:fill="auto"/>
          </w:tcPr>
          <w:p w:rsidR="00580263" w:rsidRPr="00393278" w:rsidRDefault="00580263" w:rsidP="00C05200">
            <w:pPr>
              <w:pStyle w:val="BodyText"/>
              <w:ind w:left="0"/>
            </w:pPr>
            <w:r w:rsidRPr="00393278">
              <w:t>PA11</w:t>
            </w:r>
          </w:p>
        </w:tc>
        <w:tc>
          <w:tcPr>
            <w:tcW w:w="1418" w:type="dxa"/>
            <w:shd w:val="clear" w:color="auto" w:fill="auto"/>
          </w:tcPr>
          <w:p w:rsidR="00580263" w:rsidRPr="00393278" w:rsidRDefault="00580263" w:rsidP="00C05200">
            <w:pPr>
              <w:pStyle w:val="BodyText"/>
              <w:ind w:left="0"/>
            </w:pPr>
            <w:r w:rsidRPr="00393278">
              <w:t>2012-08-06</w:t>
            </w:r>
          </w:p>
        </w:tc>
        <w:tc>
          <w:tcPr>
            <w:tcW w:w="1417" w:type="dxa"/>
            <w:shd w:val="clear" w:color="auto" w:fill="auto"/>
          </w:tcPr>
          <w:p w:rsidR="00580263" w:rsidRPr="00393278" w:rsidRDefault="00580263" w:rsidP="00C05200">
            <w:pPr>
              <w:pStyle w:val="BodyText"/>
              <w:ind w:left="0"/>
            </w:pPr>
            <w:r w:rsidRPr="00393278">
              <w:t>ELUDORE</w:t>
            </w:r>
          </w:p>
        </w:tc>
        <w:tc>
          <w:tcPr>
            <w:tcW w:w="5721" w:type="dxa"/>
            <w:shd w:val="clear" w:color="auto" w:fill="auto"/>
          </w:tcPr>
          <w:p w:rsidR="00580263" w:rsidRPr="00393278" w:rsidRDefault="00042864" w:rsidP="00C05200">
            <w:pPr>
              <w:pStyle w:val="BodyText"/>
              <w:ind w:left="0"/>
            </w:pPr>
            <w:r w:rsidRPr="00393278">
              <w:t>Added ch. 7.1, other small changes.</w:t>
            </w:r>
          </w:p>
        </w:tc>
      </w:tr>
      <w:tr w:rsidR="00EA213C" w:rsidRPr="00393278" w:rsidTr="00877977">
        <w:tc>
          <w:tcPr>
            <w:tcW w:w="850" w:type="dxa"/>
            <w:shd w:val="clear" w:color="auto" w:fill="auto"/>
          </w:tcPr>
          <w:p w:rsidR="000C17B1" w:rsidRPr="00393278" w:rsidRDefault="000C17B1" w:rsidP="00C05200">
            <w:pPr>
              <w:pStyle w:val="BodyText"/>
              <w:ind w:left="0"/>
            </w:pPr>
            <w:r w:rsidRPr="00393278">
              <w:t>PA12</w:t>
            </w:r>
          </w:p>
        </w:tc>
        <w:tc>
          <w:tcPr>
            <w:tcW w:w="1418" w:type="dxa"/>
            <w:shd w:val="clear" w:color="auto" w:fill="auto"/>
          </w:tcPr>
          <w:p w:rsidR="000C17B1" w:rsidRPr="00393278" w:rsidRDefault="0053474D" w:rsidP="00C05200">
            <w:pPr>
              <w:pStyle w:val="BodyText"/>
              <w:ind w:left="0"/>
            </w:pPr>
            <w:r w:rsidRPr="00393278">
              <w:t>20</w:t>
            </w:r>
            <w:r w:rsidR="000C17B1" w:rsidRPr="00393278">
              <w:t>12-08-10</w:t>
            </w:r>
          </w:p>
        </w:tc>
        <w:tc>
          <w:tcPr>
            <w:tcW w:w="1417" w:type="dxa"/>
            <w:shd w:val="clear" w:color="auto" w:fill="auto"/>
          </w:tcPr>
          <w:p w:rsidR="000C17B1" w:rsidRPr="00393278" w:rsidRDefault="000C17B1" w:rsidP="00C05200">
            <w:pPr>
              <w:pStyle w:val="BodyText"/>
              <w:ind w:left="0"/>
            </w:pPr>
            <w:r w:rsidRPr="00393278">
              <w:t>ELUDORE</w:t>
            </w:r>
          </w:p>
        </w:tc>
        <w:tc>
          <w:tcPr>
            <w:tcW w:w="5721" w:type="dxa"/>
            <w:shd w:val="clear" w:color="auto" w:fill="auto"/>
          </w:tcPr>
          <w:p w:rsidR="000C17B1" w:rsidRPr="00393278" w:rsidRDefault="000C17B1" w:rsidP="00C05200">
            <w:pPr>
              <w:pStyle w:val="BodyText"/>
              <w:ind w:left="0"/>
            </w:pPr>
            <w:r w:rsidRPr="00393278">
              <w:t xml:space="preserve">Added </w:t>
            </w:r>
            <w:r w:rsidRPr="00393278">
              <w:rPr>
                <w:u w:val="single"/>
              </w:rPr>
              <w:t>new</w:t>
            </w:r>
            <w:r w:rsidRPr="00393278">
              <w:t xml:space="preserve"> ch. 4, other small changes.</w:t>
            </w:r>
          </w:p>
        </w:tc>
      </w:tr>
      <w:tr w:rsidR="00EA213C" w:rsidRPr="00393278" w:rsidTr="00877977">
        <w:tc>
          <w:tcPr>
            <w:tcW w:w="850" w:type="dxa"/>
            <w:shd w:val="clear" w:color="auto" w:fill="auto"/>
          </w:tcPr>
          <w:p w:rsidR="00191590" w:rsidRPr="00393278" w:rsidRDefault="00191590" w:rsidP="009D377C">
            <w:pPr>
              <w:pStyle w:val="BodyText"/>
              <w:ind w:left="0"/>
            </w:pPr>
            <w:r w:rsidRPr="00393278">
              <w:t>PA13</w:t>
            </w:r>
          </w:p>
        </w:tc>
        <w:tc>
          <w:tcPr>
            <w:tcW w:w="1418" w:type="dxa"/>
            <w:shd w:val="clear" w:color="auto" w:fill="auto"/>
          </w:tcPr>
          <w:p w:rsidR="00191590" w:rsidRPr="00393278" w:rsidRDefault="00191590" w:rsidP="009D377C">
            <w:pPr>
              <w:pStyle w:val="BodyText"/>
              <w:ind w:left="0"/>
            </w:pPr>
            <w:r w:rsidRPr="00393278">
              <w:t>2012-08-17</w:t>
            </w:r>
          </w:p>
        </w:tc>
        <w:tc>
          <w:tcPr>
            <w:tcW w:w="1417" w:type="dxa"/>
            <w:shd w:val="clear" w:color="auto" w:fill="auto"/>
          </w:tcPr>
          <w:p w:rsidR="00191590" w:rsidRPr="00393278" w:rsidRDefault="00191590" w:rsidP="009D377C">
            <w:pPr>
              <w:pStyle w:val="BodyText"/>
              <w:ind w:left="0"/>
            </w:pPr>
            <w:r w:rsidRPr="00393278">
              <w:t>ELUDORE</w:t>
            </w:r>
          </w:p>
        </w:tc>
        <w:tc>
          <w:tcPr>
            <w:tcW w:w="5721" w:type="dxa"/>
            <w:shd w:val="clear" w:color="auto" w:fill="auto"/>
          </w:tcPr>
          <w:p w:rsidR="00191590" w:rsidRPr="00393278" w:rsidRDefault="00191590" w:rsidP="009D377C">
            <w:pPr>
              <w:pStyle w:val="BodyText"/>
              <w:ind w:left="0"/>
            </w:pPr>
            <w:r w:rsidRPr="00393278">
              <w:t xml:space="preserve">Changes after review of doc structure: ch. </w:t>
            </w:r>
            <w:r w:rsidR="007847F1" w:rsidRPr="00393278">
              <w:t>on deliveries and labling</w:t>
            </w:r>
            <w:r w:rsidR="007737F1" w:rsidRPr="00393278">
              <w:t xml:space="preserve"> removed</w:t>
            </w:r>
            <w:r w:rsidR="008D1D8A" w:rsidRPr="00393278">
              <w:t xml:space="preserve">; </w:t>
            </w:r>
            <w:r w:rsidR="007737F1" w:rsidRPr="00393278">
              <w:t>added ch. 1.2, 8.1 and 8.3; changes in ch. 6.1 and 9</w:t>
            </w:r>
            <w:r w:rsidR="008D1D8A" w:rsidRPr="00393278">
              <w:t>.1</w:t>
            </w:r>
            <w:r w:rsidR="007737F1" w:rsidRPr="00393278">
              <w:t>.</w:t>
            </w:r>
          </w:p>
        </w:tc>
      </w:tr>
      <w:tr w:rsidR="00EA213C" w:rsidRPr="00393278" w:rsidTr="00877977">
        <w:tc>
          <w:tcPr>
            <w:tcW w:w="850" w:type="dxa"/>
            <w:shd w:val="clear" w:color="auto" w:fill="auto"/>
          </w:tcPr>
          <w:p w:rsidR="006477A5" w:rsidRPr="00393278" w:rsidRDefault="006477A5" w:rsidP="009D377C">
            <w:pPr>
              <w:pStyle w:val="BodyText"/>
              <w:ind w:left="0"/>
            </w:pPr>
            <w:r w:rsidRPr="00393278">
              <w:t>PA14</w:t>
            </w:r>
          </w:p>
        </w:tc>
        <w:tc>
          <w:tcPr>
            <w:tcW w:w="1418" w:type="dxa"/>
            <w:shd w:val="clear" w:color="auto" w:fill="auto"/>
          </w:tcPr>
          <w:p w:rsidR="006477A5" w:rsidRPr="00393278" w:rsidRDefault="006477A5" w:rsidP="009D377C">
            <w:pPr>
              <w:pStyle w:val="BodyText"/>
              <w:ind w:left="0"/>
            </w:pPr>
            <w:r w:rsidRPr="00393278">
              <w:t>2012-09-07</w:t>
            </w:r>
          </w:p>
        </w:tc>
        <w:tc>
          <w:tcPr>
            <w:tcW w:w="1417" w:type="dxa"/>
            <w:shd w:val="clear" w:color="auto" w:fill="auto"/>
          </w:tcPr>
          <w:p w:rsidR="006477A5" w:rsidRPr="00393278" w:rsidRDefault="006477A5" w:rsidP="009D377C">
            <w:pPr>
              <w:pStyle w:val="BodyText"/>
              <w:ind w:left="0"/>
            </w:pPr>
            <w:r w:rsidRPr="00393278">
              <w:t>ELUDORE</w:t>
            </w:r>
          </w:p>
        </w:tc>
        <w:tc>
          <w:tcPr>
            <w:tcW w:w="5721" w:type="dxa"/>
            <w:shd w:val="clear" w:color="auto" w:fill="auto"/>
          </w:tcPr>
          <w:p w:rsidR="006477A5" w:rsidRPr="00393278" w:rsidRDefault="006477A5" w:rsidP="009D377C">
            <w:pPr>
              <w:pStyle w:val="BodyText"/>
              <w:ind w:left="0"/>
            </w:pPr>
            <w:r w:rsidRPr="00393278">
              <w:t>Ch. 6.4 added</w:t>
            </w:r>
            <w:r w:rsidR="00304D5E" w:rsidRPr="00393278">
              <w:t>. Changes in view-specific principles.</w:t>
            </w:r>
          </w:p>
        </w:tc>
      </w:tr>
      <w:tr w:rsidR="00EA213C" w:rsidRPr="00393278" w:rsidTr="00877977">
        <w:tc>
          <w:tcPr>
            <w:tcW w:w="850" w:type="dxa"/>
            <w:shd w:val="clear" w:color="auto" w:fill="auto"/>
          </w:tcPr>
          <w:p w:rsidR="00A0081E" w:rsidRPr="00393278" w:rsidRDefault="00A0081E" w:rsidP="009D377C">
            <w:pPr>
              <w:pStyle w:val="BodyText"/>
              <w:ind w:left="0"/>
            </w:pPr>
            <w:r w:rsidRPr="00393278">
              <w:t>PA15</w:t>
            </w:r>
          </w:p>
        </w:tc>
        <w:tc>
          <w:tcPr>
            <w:tcW w:w="1418" w:type="dxa"/>
            <w:shd w:val="clear" w:color="auto" w:fill="auto"/>
          </w:tcPr>
          <w:p w:rsidR="00A0081E" w:rsidRPr="00393278" w:rsidRDefault="00A0081E" w:rsidP="009D377C">
            <w:pPr>
              <w:pStyle w:val="BodyText"/>
              <w:ind w:left="0"/>
            </w:pPr>
            <w:r w:rsidRPr="00393278">
              <w:t>2012-09-13</w:t>
            </w:r>
          </w:p>
        </w:tc>
        <w:tc>
          <w:tcPr>
            <w:tcW w:w="1417" w:type="dxa"/>
            <w:shd w:val="clear" w:color="auto" w:fill="auto"/>
          </w:tcPr>
          <w:p w:rsidR="00A0081E" w:rsidRPr="00393278" w:rsidRDefault="00A0081E" w:rsidP="009D377C">
            <w:pPr>
              <w:pStyle w:val="BodyText"/>
              <w:ind w:left="0"/>
            </w:pPr>
            <w:r w:rsidRPr="00393278">
              <w:t>ELUDORE</w:t>
            </w:r>
          </w:p>
        </w:tc>
        <w:tc>
          <w:tcPr>
            <w:tcW w:w="5721" w:type="dxa"/>
            <w:shd w:val="clear" w:color="auto" w:fill="auto"/>
          </w:tcPr>
          <w:p w:rsidR="00A0081E" w:rsidRPr="00393278" w:rsidRDefault="00A0081E" w:rsidP="009D377C">
            <w:pPr>
              <w:pStyle w:val="BodyText"/>
              <w:ind w:left="0"/>
            </w:pPr>
            <w:r w:rsidRPr="00393278">
              <w:t>Ch. 8.3 added. More changes in view-specific principles.</w:t>
            </w:r>
          </w:p>
        </w:tc>
      </w:tr>
      <w:tr w:rsidR="00EA213C" w:rsidRPr="00393278" w:rsidTr="00877977">
        <w:tc>
          <w:tcPr>
            <w:tcW w:w="850" w:type="dxa"/>
            <w:shd w:val="clear" w:color="auto" w:fill="auto"/>
          </w:tcPr>
          <w:p w:rsidR="0063330B" w:rsidRPr="00393278" w:rsidRDefault="0063330B" w:rsidP="009D377C">
            <w:pPr>
              <w:pStyle w:val="BodyText"/>
              <w:ind w:left="0"/>
            </w:pPr>
            <w:r w:rsidRPr="00393278">
              <w:t>PA16</w:t>
            </w:r>
          </w:p>
        </w:tc>
        <w:tc>
          <w:tcPr>
            <w:tcW w:w="1418" w:type="dxa"/>
            <w:shd w:val="clear" w:color="auto" w:fill="auto"/>
          </w:tcPr>
          <w:p w:rsidR="0063330B" w:rsidRPr="00393278" w:rsidRDefault="0063330B" w:rsidP="009D377C">
            <w:pPr>
              <w:pStyle w:val="BodyText"/>
              <w:ind w:left="0"/>
            </w:pPr>
            <w:r w:rsidRPr="00393278">
              <w:t>2012-09-18</w:t>
            </w:r>
          </w:p>
        </w:tc>
        <w:tc>
          <w:tcPr>
            <w:tcW w:w="1417" w:type="dxa"/>
            <w:shd w:val="clear" w:color="auto" w:fill="auto"/>
          </w:tcPr>
          <w:p w:rsidR="0063330B" w:rsidRPr="00393278" w:rsidRDefault="0063330B" w:rsidP="009D377C">
            <w:pPr>
              <w:pStyle w:val="BodyText"/>
              <w:ind w:left="0"/>
            </w:pPr>
            <w:r w:rsidRPr="00393278">
              <w:t>ELUDORE</w:t>
            </w:r>
          </w:p>
        </w:tc>
        <w:tc>
          <w:tcPr>
            <w:tcW w:w="5721" w:type="dxa"/>
            <w:shd w:val="clear" w:color="auto" w:fill="auto"/>
          </w:tcPr>
          <w:p w:rsidR="0063330B" w:rsidRPr="00393278" w:rsidRDefault="0063330B" w:rsidP="009D377C">
            <w:pPr>
              <w:pStyle w:val="BodyText"/>
              <w:ind w:left="0"/>
            </w:pPr>
            <w:r w:rsidRPr="00393278">
              <w:t>Ch. 6.5 started.</w:t>
            </w:r>
          </w:p>
        </w:tc>
      </w:tr>
      <w:tr w:rsidR="00EA213C" w:rsidRPr="00393278" w:rsidTr="00877977">
        <w:tc>
          <w:tcPr>
            <w:tcW w:w="850" w:type="dxa"/>
            <w:shd w:val="clear" w:color="auto" w:fill="auto"/>
          </w:tcPr>
          <w:p w:rsidR="007B66EA" w:rsidRPr="00393278" w:rsidRDefault="007B66EA" w:rsidP="009D377C">
            <w:pPr>
              <w:pStyle w:val="BodyText"/>
              <w:ind w:left="0"/>
            </w:pPr>
            <w:r w:rsidRPr="00393278">
              <w:t>PA17</w:t>
            </w:r>
          </w:p>
        </w:tc>
        <w:tc>
          <w:tcPr>
            <w:tcW w:w="1418" w:type="dxa"/>
            <w:shd w:val="clear" w:color="auto" w:fill="auto"/>
          </w:tcPr>
          <w:p w:rsidR="007B66EA" w:rsidRPr="00393278" w:rsidRDefault="007B66EA" w:rsidP="009D377C">
            <w:pPr>
              <w:pStyle w:val="BodyText"/>
              <w:ind w:left="0"/>
            </w:pPr>
            <w:r w:rsidRPr="00393278">
              <w:t>2013-07-23</w:t>
            </w:r>
          </w:p>
        </w:tc>
        <w:tc>
          <w:tcPr>
            <w:tcW w:w="1417" w:type="dxa"/>
            <w:shd w:val="clear" w:color="auto" w:fill="auto"/>
          </w:tcPr>
          <w:p w:rsidR="007B66EA" w:rsidRPr="00393278" w:rsidRDefault="007B66EA" w:rsidP="009D377C">
            <w:pPr>
              <w:pStyle w:val="BodyText"/>
              <w:ind w:left="0"/>
            </w:pPr>
            <w:r w:rsidRPr="00393278">
              <w:t>eluazal</w:t>
            </w:r>
          </w:p>
        </w:tc>
        <w:tc>
          <w:tcPr>
            <w:tcW w:w="5721" w:type="dxa"/>
            <w:shd w:val="clear" w:color="auto" w:fill="auto"/>
          </w:tcPr>
          <w:p w:rsidR="007B66EA" w:rsidRPr="00393278" w:rsidRDefault="007B66EA" w:rsidP="009D377C">
            <w:pPr>
              <w:pStyle w:val="BodyText"/>
              <w:ind w:left="0"/>
            </w:pPr>
            <w:r w:rsidRPr="00393278">
              <w:t>Introduced Modularization architecture concepts</w:t>
            </w:r>
          </w:p>
        </w:tc>
      </w:tr>
      <w:tr w:rsidR="00EA213C" w:rsidRPr="00393278" w:rsidTr="00877977">
        <w:tc>
          <w:tcPr>
            <w:tcW w:w="850" w:type="dxa"/>
            <w:shd w:val="clear" w:color="auto" w:fill="auto"/>
          </w:tcPr>
          <w:p w:rsidR="00D14EA0" w:rsidRPr="00393278" w:rsidRDefault="00D14EA0" w:rsidP="009D377C">
            <w:pPr>
              <w:pStyle w:val="BodyText"/>
              <w:ind w:left="0"/>
            </w:pPr>
            <w:r w:rsidRPr="00393278">
              <w:t>PA18</w:t>
            </w:r>
          </w:p>
        </w:tc>
        <w:tc>
          <w:tcPr>
            <w:tcW w:w="1418" w:type="dxa"/>
            <w:shd w:val="clear" w:color="auto" w:fill="auto"/>
          </w:tcPr>
          <w:p w:rsidR="00D14EA0" w:rsidRPr="00393278" w:rsidRDefault="00D14EA0" w:rsidP="009D377C">
            <w:pPr>
              <w:pStyle w:val="BodyText"/>
              <w:ind w:left="0"/>
            </w:pPr>
            <w:r w:rsidRPr="00393278">
              <w:t>2013-08-09</w:t>
            </w:r>
          </w:p>
        </w:tc>
        <w:tc>
          <w:tcPr>
            <w:tcW w:w="1417" w:type="dxa"/>
            <w:shd w:val="clear" w:color="auto" w:fill="auto"/>
          </w:tcPr>
          <w:p w:rsidR="00D14EA0" w:rsidRPr="00393278" w:rsidRDefault="00D14EA0" w:rsidP="009D377C">
            <w:pPr>
              <w:pStyle w:val="BodyText"/>
              <w:ind w:left="0"/>
            </w:pPr>
            <w:r w:rsidRPr="00393278">
              <w:t>eluazal</w:t>
            </w:r>
          </w:p>
        </w:tc>
        <w:tc>
          <w:tcPr>
            <w:tcW w:w="5721" w:type="dxa"/>
            <w:shd w:val="clear" w:color="auto" w:fill="auto"/>
          </w:tcPr>
          <w:p w:rsidR="00D14EA0" w:rsidRPr="00393278" w:rsidRDefault="00D14EA0" w:rsidP="009D377C">
            <w:pPr>
              <w:pStyle w:val="BodyText"/>
              <w:ind w:left="0"/>
            </w:pPr>
            <w:r w:rsidRPr="00393278">
              <w:t>Editorial and updated figure 8</w:t>
            </w:r>
          </w:p>
        </w:tc>
      </w:tr>
      <w:tr w:rsidR="00EA213C" w:rsidRPr="00393278" w:rsidTr="00877977">
        <w:tc>
          <w:tcPr>
            <w:tcW w:w="850" w:type="dxa"/>
            <w:shd w:val="clear" w:color="auto" w:fill="auto"/>
          </w:tcPr>
          <w:p w:rsidR="003A04DE" w:rsidRPr="00393278" w:rsidRDefault="003A04DE" w:rsidP="009D377C">
            <w:pPr>
              <w:pStyle w:val="BodyText"/>
              <w:ind w:left="0"/>
            </w:pPr>
            <w:r w:rsidRPr="00393278">
              <w:t>PA19</w:t>
            </w:r>
          </w:p>
        </w:tc>
        <w:tc>
          <w:tcPr>
            <w:tcW w:w="1418" w:type="dxa"/>
            <w:shd w:val="clear" w:color="auto" w:fill="auto"/>
          </w:tcPr>
          <w:p w:rsidR="003A04DE" w:rsidRPr="00393278" w:rsidRDefault="003A04DE" w:rsidP="009D377C">
            <w:pPr>
              <w:pStyle w:val="BodyText"/>
              <w:ind w:left="0"/>
            </w:pPr>
            <w:r w:rsidRPr="00393278">
              <w:t>2013-09-01</w:t>
            </w:r>
          </w:p>
        </w:tc>
        <w:tc>
          <w:tcPr>
            <w:tcW w:w="1417" w:type="dxa"/>
            <w:shd w:val="clear" w:color="auto" w:fill="auto"/>
          </w:tcPr>
          <w:p w:rsidR="003A04DE" w:rsidRPr="00393278" w:rsidRDefault="003A04DE" w:rsidP="009D377C">
            <w:pPr>
              <w:pStyle w:val="BodyText"/>
              <w:ind w:left="0"/>
            </w:pPr>
            <w:r w:rsidRPr="00393278">
              <w:t>eluazal</w:t>
            </w:r>
          </w:p>
        </w:tc>
        <w:tc>
          <w:tcPr>
            <w:tcW w:w="5721" w:type="dxa"/>
            <w:shd w:val="clear" w:color="auto" w:fill="auto"/>
          </w:tcPr>
          <w:p w:rsidR="003A04DE" w:rsidRPr="00393278" w:rsidRDefault="003A04DE" w:rsidP="009D377C">
            <w:pPr>
              <w:pStyle w:val="BodyText"/>
              <w:ind w:left="0"/>
            </w:pPr>
            <w:r w:rsidRPr="00393278">
              <w:t>Incorporate comments from Ludomir</w:t>
            </w:r>
          </w:p>
        </w:tc>
      </w:tr>
      <w:tr w:rsidR="00EA213C" w:rsidRPr="00393278" w:rsidTr="00877977">
        <w:tc>
          <w:tcPr>
            <w:tcW w:w="850" w:type="dxa"/>
            <w:shd w:val="clear" w:color="auto" w:fill="auto"/>
          </w:tcPr>
          <w:p w:rsidR="003A04DE" w:rsidRPr="00393278" w:rsidRDefault="003A04DE" w:rsidP="009D377C">
            <w:pPr>
              <w:pStyle w:val="BodyText"/>
              <w:ind w:left="0"/>
            </w:pPr>
            <w:r w:rsidRPr="00393278">
              <w:lastRenderedPageBreak/>
              <w:t>PA20</w:t>
            </w:r>
          </w:p>
        </w:tc>
        <w:tc>
          <w:tcPr>
            <w:tcW w:w="1418" w:type="dxa"/>
            <w:shd w:val="clear" w:color="auto" w:fill="auto"/>
          </w:tcPr>
          <w:p w:rsidR="003A04DE" w:rsidRPr="00393278" w:rsidRDefault="003A04DE" w:rsidP="009D377C">
            <w:pPr>
              <w:pStyle w:val="BodyText"/>
              <w:ind w:left="0"/>
            </w:pPr>
            <w:r w:rsidRPr="00393278">
              <w:t>2013-09-20</w:t>
            </w:r>
          </w:p>
        </w:tc>
        <w:tc>
          <w:tcPr>
            <w:tcW w:w="1417" w:type="dxa"/>
            <w:shd w:val="clear" w:color="auto" w:fill="auto"/>
          </w:tcPr>
          <w:p w:rsidR="003A04DE" w:rsidRPr="00393278" w:rsidRDefault="003A04DE" w:rsidP="009D377C">
            <w:pPr>
              <w:pStyle w:val="BodyText"/>
              <w:ind w:left="0"/>
            </w:pPr>
            <w:r w:rsidRPr="00393278">
              <w:t>eluazal</w:t>
            </w:r>
          </w:p>
        </w:tc>
        <w:tc>
          <w:tcPr>
            <w:tcW w:w="5721" w:type="dxa"/>
            <w:shd w:val="clear" w:color="auto" w:fill="auto"/>
          </w:tcPr>
          <w:p w:rsidR="003A04DE" w:rsidRPr="00393278" w:rsidRDefault="003A04DE" w:rsidP="009D377C">
            <w:pPr>
              <w:pStyle w:val="BodyText"/>
              <w:ind w:left="0"/>
            </w:pPr>
            <w:r w:rsidRPr="00393278">
              <w:t>Incorporate changes from the Architecture WS meeting in Ottawa [Carl Jansson, Johannes Jansson, Luay Zalzalah]</w:t>
            </w:r>
          </w:p>
        </w:tc>
      </w:tr>
      <w:tr w:rsidR="00EA213C" w:rsidRPr="00393278" w:rsidTr="00877977">
        <w:tc>
          <w:tcPr>
            <w:tcW w:w="850" w:type="dxa"/>
            <w:shd w:val="clear" w:color="auto" w:fill="auto"/>
          </w:tcPr>
          <w:p w:rsidR="0082429D" w:rsidRPr="00393278" w:rsidRDefault="0082429D" w:rsidP="009D377C">
            <w:pPr>
              <w:pStyle w:val="BodyText"/>
              <w:ind w:left="0"/>
            </w:pPr>
            <w:r w:rsidRPr="00393278">
              <w:t>PA22</w:t>
            </w:r>
          </w:p>
        </w:tc>
        <w:tc>
          <w:tcPr>
            <w:tcW w:w="1418" w:type="dxa"/>
            <w:shd w:val="clear" w:color="auto" w:fill="auto"/>
          </w:tcPr>
          <w:p w:rsidR="0082429D" w:rsidRPr="00393278" w:rsidRDefault="0082429D" w:rsidP="009D377C">
            <w:pPr>
              <w:pStyle w:val="BodyText"/>
              <w:ind w:left="0"/>
            </w:pPr>
            <w:r w:rsidRPr="00393278">
              <w:t>2013-11-07</w:t>
            </w:r>
          </w:p>
        </w:tc>
        <w:tc>
          <w:tcPr>
            <w:tcW w:w="1417" w:type="dxa"/>
            <w:shd w:val="clear" w:color="auto" w:fill="auto"/>
          </w:tcPr>
          <w:p w:rsidR="0082429D" w:rsidRPr="00393278" w:rsidRDefault="0082429D" w:rsidP="009D377C">
            <w:pPr>
              <w:pStyle w:val="BodyText"/>
              <w:ind w:left="0"/>
            </w:pPr>
            <w:r w:rsidRPr="00393278">
              <w:t>Rsacjan</w:t>
            </w:r>
          </w:p>
        </w:tc>
        <w:tc>
          <w:tcPr>
            <w:tcW w:w="5721" w:type="dxa"/>
            <w:shd w:val="clear" w:color="auto" w:fill="auto"/>
          </w:tcPr>
          <w:p w:rsidR="0082429D" w:rsidRPr="00393278" w:rsidRDefault="0082429D" w:rsidP="009D377C">
            <w:pPr>
              <w:pStyle w:val="BodyText"/>
              <w:ind w:left="0"/>
            </w:pPr>
            <w:r w:rsidRPr="00393278">
              <w:t>Updates to the “Concurrency” chapter.</w:t>
            </w:r>
          </w:p>
        </w:tc>
      </w:tr>
      <w:tr w:rsidR="00EA213C" w:rsidRPr="00393278" w:rsidTr="00877977">
        <w:tc>
          <w:tcPr>
            <w:tcW w:w="850" w:type="dxa"/>
            <w:shd w:val="clear" w:color="auto" w:fill="auto"/>
          </w:tcPr>
          <w:p w:rsidR="008F4F83" w:rsidRPr="00393278" w:rsidRDefault="008F4F83" w:rsidP="009D377C">
            <w:pPr>
              <w:pStyle w:val="BodyText"/>
              <w:ind w:left="0"/>
            </w:pPr>
            <w:r w:rsidRPr="00393278">
              <w:t>PA25</w:t>
            </w:r>
          </w:p>
        </w:tc>
        <w:tc>
          <w:tcPr>
            <w:tcW w:w="1418" w:type="dxa"/>
            <w:shd w:val="clear" w:color="auto" w:fill="auto"/>
          </w:tcPr>
          <w:p w:rsidR="008F4F83" w:rsidRPr="00393278" w:rsidRDefault="008F4F83" w:rsidP="009D377C">
            <w:pPr>
              <w:pStyle w:val="BodyText"/>
              <w:ind w:left="0"/>
            </w:pPr>
            <w:r w:rsidRPr="00393278">
              <w:t>2013-11-07</w:t>
            </w:r>
          </w:p>
        </w:tc>
        <w:tc>
          <w:tcPr>
            <w:tcW w:w="1417" w:type="dxa"/>
            <w:shd w:val="clear" w:color="auto" w:fill="auto"/>
          </w:tcPr>
          <w:p w:rsidR="008F4F83" w:rsidRPr="00393278" w:rsidRDefault="008F4F83" w:rsidP="009D377C">
            <w:pPr>
              <w:pStyle w:val="BodyText"/>
              <w:ind w:left="0"/>
            </w:pPr>
            <w:r w:rsidRPr="00393278">
              <w:t>eluazal</w:t>
            </w:r>
          </w:p>
        </w:tc>
        <w:tc>
          <w:tcPr>
            <w:tcW w:w="5721" w:type="dxa"/>
            <w:shd w:val="clear" w:color="auto" w:fill="auto"/>
          </w:tcPr>
          <w:p w:rsidR="008F4F83" w:rsidRPr="00393278" w:rsidRDefault="008F4F83" w:rsidP="009D377C">
            <w:pPr>
              <w:pStyle w:val="BodyText"/>
              <w:ind w:left="0"/>
            </w:pPr>
            <w:r w:rsidRPr="00393278">
              <w:t>Update general and chapter 4,5, and 8 comments from formal document review</w:t>
            </w:r>
          </w:p>
        </w:tc>
      </w:tr>
      <w:tr w:rsidR="00EA213C" w:rsidRPr="00393278" w:rsidTr="00877977">
        <w:tc>
          <w:tcPr>
            <w:tcW w:w="850" w:type="dxa"/>
            <w:shd w:val="clear" w:color="auto" w:fill="auto"/>
          </w:tcPr>
          <w:p w:rsidR="00AA2C11" w:rsidRPr="00393278" w:rsidRDefault="00B9259D" w:rsidP="009D377C">
            <w:pPr>
              <w:pStyle w:val="BodyText"/>
              <w:ind w:left="0"/>
            </w:pPr>
            <w:r w:rsidRPr="00393278">
              <w:t>PA27</w:t>
            </w:r>
          </w:p>
        </w:tc>
        <w:tc>
          <w:tcPr>
            <w:tcW w:w="1418" w:type="dxa"/>
            <w:shd w:val="clear" w:color="auto" w:fill="auto"/>
          </w:tcPr>
          <w:p w:rsidR="00AA2C11" w:rsidRPr="00393278" w:rsidRDefault="00AA2C11" w:rsidP="009D377C">
            <w:pPr>
              <w:pStyle w:val="BodyText"/>
              <w:ind w:left="0"/>
            </w:pPr>
            <w:r w:rsidRPr="00393278">
              <w:t>2013-11-27</w:t>
            </w:r>
          </w:p>
        </w:tc>
        <w:tc>
          <w:tcPr>
            <w:tcW w:w="1417" w:type="dxa"/>
            <w:shd w:val="clear" w:color="auto" w:fill="auto"/>
          </w:tcPr>
          <w:p w:rsidR="00AA2C11" w:rsidRPr="00393278" w:rsidRDefault="00AA2C11" w:rsidP="009D377C">
            <w:pPr>
              <w:pStyle w:val="BodyText"/>
              <w:ind w:left="0"/>
            </w:pPr>
            <w:r w:rsidRPr="00393278">
              <w:t>Rsacjan</w:t>
            </w:r>
          </w:p>
        </w:tc>
        <w:tc>
          <w:tcPr>
            <w:tcW w:w="5721" w:type="dxa"/>
            <w:shd w:val="clear" w:color="auto" w:fill="auto"/>
          </w:tcPr>
          <w:p w:rsidR="00AA2C11" w:rsidRPr="00393278" w:rsidRDefault="00AA2C11" w:rsidP="009D377C">
            <w:pPr>
              <w:pStyle w:val="BodyText"/>
              <w:ind w:left="0"/>
            </w:pPr>
            <w:r w:rsidRPr="00393278">
              <w:t>Updates of chapters 6</w:t>
            </w:r>
            <w:r w:rsidR="00367F3B" w:rsidRPr="00393278">
              <w:t>, 7</w:t>
            </w:r>
            <w:r w:rsidRPr="00393278">
              <w:t xml:space="preserve"> and 9 after comments from the formal document review. Remaining parts: Figure 7 and chapter 6.9</w:t>
            </w:r>
          </w:p>
        </w:tc>
      </w:tr>
      <w:tr w:rsidR="00EA213C" w:rsidRPr="00393278" w:rsidTr="00877977">
        <w:tc>
          <w:tcPr>
            <w:tcW w:w="850" w:type="dxa"/>
            <w:shd w:val="clear" w:color="auto" w:fill="auto"/>
          </w:tcPr>
          <w:p w:rsidR="007D10F3" w:rsidRPr="00393278" w:rsidRDefault="007D10F3" w:rsidP="009D377C">
            <w:pPr>
              <w:pStyle w:val="BodyText"/>
              <w:ind w:left="0"/>
            </w:pPr>
            <w:r w:rsidRPr="00393278">
              <w:t>PA28</w:t>
            </w:r>
          </w:p>
        </w:tc>
        <w:tc>
          <w:tcPr>
            <w:tcW w:w="1418" w:type="dxa"/>
            <w:shd w:val="clear" w:color="auto" w:fill="auto"/>
          </w:tcPr>
          <w:p w:rsidR="007D10F3" w:rsidRPr="00393278" w:rsidRDefault="007D10F3" w:rsidP="009D377C">
            <w:pPr>
              <w:pStyle w:val="BodyText"/>
              <w:ind w:left="0"/>
            </w:pPr>
            <w:r w:rsidRPr="00393278">
              <w:t>2013-11-28</w:t>
            </w:r>
          </w:p>
        </w:tc>
        <w:tc>
          <w:tcPr>
            <w:tcW w:w="1417" w:type="dxa"/>
            <w:shd w:val="clear" w:color="auto" w:fill="auto"/>
          </w:tcPr>
          <w:p w:rsidR="007D10F3" w:rsidRPr="00393278" w:rsidRDefault="007D10F3" w:rsidP="009D377C">
            <w:pPr>
              <w:pStyle w:val="BodyText"/>
              <w:ind w:left="0"/>
            </w:pPr>
            <w:r w:rsidRPr="00393278">
              <w:t>Rsacjan</w:t>
            </w:r>
          </w:p>
        </w:tc>
        <w:tc>
          <w:tcPr>
            <w:tcW w:w="5721" w:type="dxa"/>
            <w:shd w:val="clear" w:color="auto" w:fill="auto"/>
          </w:tcPr>
          <w:p w:rsidR="007D10F3" w:rsidRPr="00393278" w:rsidRDefault="007D10F3" w:rsidP="009D377C">
            <w:pPr>
              <w:pStyle w:val="BodyText"/>
              <w:ind w:left="0"/>
            </w:pPr>
            <w:r w:rsidRPr="00393278">
              <w:t>Further updates forgotten in previous revision. Chapter 6.9 (6.10 in this revision) still outstanding, awaiting input from ealbdun.</w:t>
            </w:r>
          </w:p>
        </w:tc>
      </w:tr>
      <w:tr w:rsidR="00EA213C" w:rsidRPr="00393278" w:rsidTr="00877977">
        <w:tc>
          <w:tcPr>
            <w:tcW w:w="850" w:type="dxa"/>
            <w:shd w:val="clear" w:color="auto" w:fill="auto"/>
          </w:tcPr>
          <w:p w:rsidR="00037477" w:rsidRPr="00393278" w:rsidRDefault="00037477" w:rsidP="009D377C">
            <w:pPr>
              <w:pStyle w:val="BodyText"/>
              <w:ind w:left="0"/>
            </w:pPr>
            <w:r w:rsidRPr="00393278">
              <w:t>PA29</w:t>
            </w:r>
          </w:p>
        </w:tc>
        <w:tc>
          <w:tcPr>
            <w:tcW w:w="1418" w:type="dxa"/>
            <w:shd w:val="clear" w:color="auto" w:fill="auto"/>
          </w:tcPr>
          <w:p w:rsidR="00037477" w:rsidRPr="00393278" w:rsidRDefault="00037477" w:rsidP="009D377C">
            <w:pPr>
              <w:pStyle w:val="BodyText"/>
              <w:ind w:left="0"/>
            </w:pPr>
            <w:r w:rsidRPr="00393278">
              <w:t>2013-11-29</w:t>
            </w:r>
          </w:p>
        </w:tc>
        <w:tc>
          <w:tcPr>
            <w:tcW w:w="1417" w:type="dxa"/>
            <w:shd w:val="clear" w:color="auto" w:fill="auto"/>
          </w:tcPr>
          <w:p w:rsidR="00037477" w:rsidRPr="00393278" w:rsidRDefault="00037477" w:rsidP="009D377C">
            <w:pPr>
              <w:pStyle w:val="BodyText"/>
              <w:ind w:left="0"/>
            </w:pPr>
            <w:r w:rsidRPr="00393278">
              <w:t>Rsacjan</w:t>
            </w:r>
          </w:p>
        </w:tc>
        <w:tc>
          <w:tcPr>
            <w:tcW w:w="5721" w:type="dxa"/>
            <w:shd w:val="clear" w:color="auto" w:fill="auto"/>
          </w:tcPr>
          <w:p w:rsidR="00037477" w:rsidRPr="00393278" w:rsidRDefault="00037477" w:rsidP="009D377C">
            <w:pPr>
              <w:pStyle w:val="BodyText"/>
              <w:ind w:left="0"/>
            </w:pPr>
            <w:r w:rsidRPr="00393278">
              <w:t>Update of references and terminology. Driver chapter still outstanding.</w:t>
            </w:r>
          </w:p>
        </w:tc>
      </w:tr>
      <w:tr w:rsidR="00EA213C" w:rsidRPr="00393278" w:rsidTr="00877977">
        <w:tc>
          <w:tcPr>
            <w:tcW w:w="850" w:type="dxa"/>
            <w:shd w:val="clear" w:color="auto" w:fill="auto"/>
          </w:tcPr>
          <w:p w:rsidR="00367F3B" w:rsidRPr="00393278" w:rsidRDefault="00367F3B" w:rsidP="009D377C">
            <w:pPr>
              <w:pStyle w:val="BodyText"/>
              <w:ind w:left="0"/>
            </w:pPr>
            <w:r w:rsidRPr="00393278">
              <w:t>PA30</w:t>
            </w:r>
          </w:p>
        </w:tc>
        <w:tc>
          <w:tcPr>
            <w:tcW w:w="1418" w:type="dxa"/>
            <w:shd w:val="clear" w:color="auto" w:fill="auto"/>
          </w:tcPr>
          <w:p w:rsidR="00367F3B" w:rsidRPr="00393278" w:rsidRDefault="00367F3B" w:rsidP="009D377C">
            <w:pPr>
              <w:pStyle w:val="BodyText"/>
              <w:ind w:left="0"/>
            </w:pPr>
            <w:r w:rsidRPr="00393278">
              <w:t>2013-11-30</w:t>
            </w:r>
          </w:p>
        </w:tc>
        <w:tc>
          <w:tcPr>
            <w:tcW w:w="1417" w:type="dxa"/>
            <w:shd w:val="clear" w:color="auto" w:fill="auto"/>
          </w:tcPr>
          <w:p w:rsidR="00367F3B" w:rsidRPr="00393278" w:rsidRDefault="00367F3B" w:rsidP="009D377C">
            <w:pPr>
              <w:pStyle w:val="BodyText"/>
              <w:ind w:left="0"/>
            </w:pPr>
            <w:r w:rsidRPr="00393278">
              <w:t>Rsacjan</w:t>
            </w:r>
          </w:p>
        </w:tc>
        <w:tc>
          <w:tcPr>
            <w:tcW w:w="5721" w:type="dxa"/>
            <w:shd w:val="clear" w:color="auto" w:fill="auto"/>
          </w:tcPr>
          <w:p w:rsidR="00367F3B" w:rsidRPr="00393278" w:rsidRDefault="00367F3B" w:rsidP="009D377C">
            <w:pPr>
              <w:pStyle w:val="BodyText"/>
              <w:ind w:left="0"/>
            </w:pPr>
            <w:r w:rsidRPr="00393278">
              <w:t>Fixed a broken reference and did spell checking</w:t>
            </w:r>
          </w:p>
        </w:tc>
      </w:tr>
      <w:tr w:rsidR="00EA213C" w:rsidRPr="00393278" w:rsidTr="00877977">
        <w:tc>
          <w:tcPr>
            <w:tcW w:w="850" w:type="dxa"/>
            <w:shd w:val="clear" w:color="auto" w:fill="auto"/>
          </w:tcPr>
          <w:p w:rsidR="00597CA7" w:rsidRPr="00393278" w:rsidRDefault="00597CA7" w:rsidP="009D377C">
            <w:pPr>
              <w:pStyle w:val="BodyText"/>
              <w:ind w:left="0"/>
            </w:pPr>
            <w:r w:rsidRPr="00393278">
              <w:t>PB1</w:t>
            </w:r>
          </w:p>
        </w:tc>
        <w:tc>
          <w:tcPr>
            <w:tcW w:w="1418" w:type="dxa"/>
            <w:shd w:val="clear" w:color="auto" w:fill="auto"/>
          </w:tcPr>
          <w:p w:rsidR="00597CA7" w:rsidRPr="00393278" w:rsidRDefault="00597CA7" w:rsidP="009D377C">
            <w:pPr>
              <w:pStyle w:val="BodyText"/>
              <w:ind w:left="0"/>
            </w:pPr>
            <w:r w:rsidRPr="00393278">
              <w:t>2014-02-27</w:t>
            </w:r>
          </w:p>
        </w:tc>
        <w:tc>
          <w:tcPr>
            <w:tcW w:w="1417" w:type="dxa"/>
            <w:shd w:val="clear" w:color="auto" w:fill="auto"/>
          </w:tcPr>
          <w:p w:rsidR="00597CA7" w:rsidRPr="00393278" w:rsidRDefault="00597CA7" w:rsidP="009D377C">
            <w:pPr>
              <w:pStyle w:val="BodyText"/>
              <w:ind w:left="0"/>
            </w:pPr>
            <w:r w:rsidRPr="00393278">
              <w:t>RSACJAN</w:t>
            </w:r>
          </w:p>
        </w:tc>
        <w:tc>
          <w:tcPr>
            <w:tcW w:w="5721" w:type="dxa"/>
            <w:shd w:val="clear" w:color="auto" w:fill="auto"/>
          </w:tcPr>
          <w:p w:rsidR="00597CA7" w:rsidRPr="00393278" w:rsidRDefault="00597CA7" w:rsidP="008B7FB4">
            <w:pPr>
              <w:pStyle w:val="BodyText"/>
              <w:tabs>
                <w:tab w:val="clear" w:pos="3856"/>
                <w:tab w:val="clear" w:pos="5216"/>
                <w:tab w:val="clear" w:pos="6464"/>
                <w:tab w:val="clear" w:pos="7768"/>
                <w:tab w:val="clear" w:pos="9072"/>
                <w:tab w:val="clear" w:pos="10206"/>
                <w:tab w:val="left" w:pos="2928"/>
              </w:tabs>
              <w:ind w:left="0"/>
            </w:pPr>
            <w:r w:rsidRPr="00393278">
              <w:t xml:space="preserve">Updates of chapters: </w:t>
            </w:r>
            <w:r w:rsidR="008B7FB4" w:rsidRPr="00393278">
              <w:t>6.7, 6.10 and 10. New chapter added, 11.</w:t>
            </w:r>
          </w:p>
        </w:tc>
      </w:tr>
      <w:tr w:rsidR="00EA213C" w:rsidRPr="00393278" w:rsidTr="00877977">
        <w:tc>
          <w:tcPr>
            <w:tcW w:w="850" w:type="dxa"/>
            <w:shd w:val="clear" w:color="auto" w:fill="auto"/>
          </w:tcPr>
          <w:p w:rsidR="004C49E2" w:rsidRPr="00393278" w:rsidRDefault="004C49E2" w:rsidP="009D377C">
            <w:pPr>
              <w:pStyle w:val="BodyText"/>
              <w:ind w:left="0"/>
            </w:pPr>
            <w:r w:rsidRPr="00393278">
              <w:t>PB2</w:t>
            </w:r>
          </w:p>
        </w:tc>
        <w:tc>
          <w:tcPr>
            <w:tcW w:w="1418" w:type="dxa"/>
            <w:shd w:val="clear" w:color="auto" w:fill="auto"/>
          </w:tcPr>
          <w:p w:rsidR="004C49E2" w:rsidRPr="00393278" w:rsidRDefault="004C49E2" w:rsidP="009D377C">
            <w:pPr>
              <w:pStyle w:val="BodyText"/>
              <w:ind w:left="0"/>
            </w:pPr>
            <w:r w:rsidRPr="00393278">
              <w:t>2014-04-10</w:t>
            </w:r>
          </w:p>
        </w:tc>
        <w:tc>
          <w:tcPr>
            <w:tcW w:w="1417" w:type="dxa"/>
            <w:shd w:val="clear" w:color="auto" w:fill="auto"/>
          </w:tcPr>
          <w:p w:rsidR="004C49E2" w:rsidRPr="00393278" w:rsidRDefault="004C49E2" w:rsidP="009D377C">
            <w:pPr>
              <w:pStyle w:val="BodyText"/>
              <w:ind w:left="0"/>
            </w:pPr>
            <w:r w:rsidRPr="00393278">
              <w:t>RSACJAN</w:t>
            </w:r>
          </w:p>
        </w:tc>
        <w:tc>
          <w:tcPr>
            <w:tcW w:w="5721" w:type="dxa"/>
            <w:shd w:val="clear" w:color="auto" w:fill="auto"/>
          </w:tcPr>
          <w:p w:rsidR="004C49E2" w:rsidRPr="00393278" w:rsidRDefault="004C49E2" w:rsidP="008B7FB4">
            <w:pPr>
              <w:pStyle w:val="BodyText"/>
              <w:tabs>
                <w:tab w:val="clear" w:pos="3856"/>
                <w:tab w:val="clear" w:pos="5216"/>
                <w:tab w:val="clear" w:pos="6464"/>
                <w:tab w:val="clear" w:pos="7768"/>
                <w:tab w:val="clear" w:pos="9072"/>
                <w:tab w:val="clear" w:pos="10206"/>
                <w:tab w:val="left" w:pos="2928"/>
              </w:tabs>
              <w:ind w:left="0"/>
            </w:pPr>
            <w:r w:rsidRPr="00393278">
              <w:t>Attempt to make the document searchable and change the confidentiality.</w:t>
            </w:r>
          </w:p>
        </w:tc>
      </w:tr>
      <w:tr w:rsidR="00EA213C" w:rsidRPr="00393278" w:rsidTr="00877977">
        <w:tc>
          <w:tcPr>
            <w:tcW w:w="850" w:type="dxa"/>
            <w:shd w:val="clear" w:color="auto" w:fill="auto"/>
          </w:tcPr>
          <w:p w:rsidR="00744A30" w:rsidRPr="00393278" w:rsidRDefault="00744A30" w:rsidP="009D377C">
            <w:pPr>
              <w:pStyle w:val="BodyText"/>
              <w:ind w:left="0"/>
            </w:pPr>
            <w:r w:rsidRPr="00393278">
              <w:t>PB3</w:t>
            </w:r>
          </w:p>
        </w:tc>
        <w:tc>
          <w:tcPr>
            <w:tcW w:w="1418" w:type="dxa"/>
            <w:shd w:val="clear" w:color="auto" w:fill="auto"/>
          </w:tcPr>
          <w:p w:rsidR="00744A30" w:rsidRPr="00393278" w:rsidRDefault="00744A30" w:rsidP="009D377C">
            <w:pPr>
              <w:pStyle w:val="BodyText"/>
              <w:ind w:left="0"/>
            </w:pPr>
            <w:r w:rsidRPr="00393278">
              <w:t>2014-05-07</w:t>
            </w:r>
          </w:p>
        </w:tc>
        <w:tc>
          <w:tcPr>
            <w:tcW w:w="1417" w:type="dxa"/>
            <w:shd w:val="clear" w:color="auto" w:fill="auto"/>
          </w:tcPr>
          <w:p w:rsidR="00744A30" w:rsidRPr="00393278" w:rsidRDefault="00744A30" w:rsidP="009D377C">
            <w:pPr>
              <w:pStyle w:val="BodyText"/>
              <w:ind w:left="0"/>
            </w:pPr>
            <w:r w:rsidRPr="00393278">
              <w:t>RSACJAN</w:t>
            </w:r>
          </w:p>
        </w:tc>
        <w:tc>
          <w:tcPr>
            <w:tcW w:w="5721" w:type="dxa"/>
            <w:shd w:val="clear" w:color="auto" w:fill="auto"/>
          </w:tcPr>
          <w:p w:rsidR="00744A30" w:rsidRPr="00393278" w:rsidRDefault="00744A30" w:rsidP="008B7FB4">
            <w:pPr>
              <w:pStyle w:val="BodyText"/>
              <w:tabs>
                <w:tab w:val="clear" w:pos="3856"/>
                <w:tab w:val="clear" w:pos="5216"/>
                <w:tab w:val="clear" w:pos="6464"/>
                <w:tab w:val="clear" w:pos="7768"/>
                <w:tab w:val="clear" w:pos="9072"/>
                <w:tab w:val="clear" w:pos="10206"/>
                <w:tab w:val="left" w:pos="2928"/>
              </w:tabs>
              <w:ind w:left="0"/>
            </w:pPr>
            <w:r w:rsidRPr="00393278">
              <w:t>Updates of the “Resource Layer” chapter after comments from Luay Zalzalah.</w:t>
            </w:r>
          </w:p>
        </w:tc>
      </w:tr>
      <w:tr w:rsidR="00EA213C" w:rsidRPr="00393278" w:rsidTr="00877977">
        <w:tc>
          <w:tcPr>
            <w:tcW w:w="850" w:type="dxa"/>
            <w:shd w:val="clear" w:color="auto" w:fill="auto"/>
          </w:tcPr>
          <w:p w:rsidR="00D3581C" w:rsidRPr="00393278" w:rsidRDefault="00D3581C" w:rsidP="009D377C">
            <w:pPr>
              <w:pStyle w:val="BodyText"/>
              <w:ind w:left="0"/>
            </w:pPr>
            <w:r w:rsidRPr="00393278">
              <w:t>PB4</w:t>
            </w:r>
          </w:p>
        </w:tc>
        <w:tc>
          <w:tcPr>
            <w:tcW w:w="1418" w:type="dxa"/>
            <w:shd w:val="clear" w:color="auto" w:fill="auto"/>
          </w:tcPr>
          <w:p w:rsidR="00D3581C" w:rsidRPr="00393278" w:rsidRDefault="00D3581C" w:rsidP="009D377C">
            <w:pPr>
              <w:pStyle w:val="BodyText"/>
              <w:ind w:left="0"/>
            </w:pPr>
            <w:r w:rsidRPr="00393278">
              <w:t>2014-07-03</w:t>
            </w:r>
          </w:p>
        </w:tc>
        <w:tc>
          <w:tcPr>
            <w:tcW w:w="1417" w:type="dxa"/>
            <w:shd w:val="clear" w:color="auto" w:fill="auto"/>
          </w:tcPr>
          <w:p w:rsidR="00D3581C" w:rsidRPr="00393278" w:rsidRDefault="00D3581C" w:rsidP="009D377C">
            <w:pPr>
              <w:pStyle w:val="BodyText"/>
              <w:ind w:left="0"/>
            </w:pPr>
            <w:r w:rsidRPr="00393278">
              <w:t>RSACJAN</w:t>
            </w:r>
          </w:p>
        </w:tc>
        <w:tc>
          <w:tcPr>
            <w:tcW w:w="5721" w:type="dxa"/>
            <w:shd w:val="clear" w:color="auto" w:fill="auto"/>
          </w:tcPr>
          <w:p w:rsidR="00D3581C" w:rsidRPr="00393278" w:rsidRDefault="00D3581C" w:rsidP="008B7FB4">
            <w:pPr>
              <w:pStyle w:val="BodyText"/>
              <w:tabs>
                <w:tab w:val="clear" w:pos="3856"/>
                <w:tab w:val="clear" w:pos="5216"/>
                <w:tab w:val="clear" w:pos="6464"/>
                <w:tab w:val="clear" w:pos="7768"/>
                <w:tab w:val="clear" w:pos="9072"/>
                <w:tab w:val="clear" w:pos="10206"/>
                <w:tab w:val="left" w:pos="2928"/>
              </w:tabs>
              <w:ind w:left="0"/>
            </w:pPr>
            <w:r w:rsidRPr="00393278">
              <w:t>Updates after review of chapter 6.7 with design community.</w:t>
            </w:r>
          </w:p>
        </w:tc>
      </w:tr>
      <w:tr w:rsidR="00EA213C" w:rsidRPr="00393278" w:rsidTr="00877977">
        <w:tc>
          <w:tcPr>
            <w:tcW w:w="850" w:type="dxa"/>
            <w:shd w:val="clear" w:color="auto" w:fill="auto"/>
          </w:tcPr>
          <w:p w:rsidR="00C741BB" w:rsidRPr="00393278" w:rsidRDefault="00C741BB" w:rsidP="009D377C">
            <w:pPr>
              <w:pStyle w:val="BodyText"/>
              <w:ind w:left="0"/>
            </w:pPr>
            <w:r w:rsidRPr="00393278">
              <w:t>PB5</w:t>
            </w:r>
          </w:p>
        </w:tc>
        <w:tc>
          <w:tcPr>
            <w:tcW w:w="1418" w:type="dxa"/>
            <w:shd w:val="clear" w:color="auto" w:fill="auto"/>
          </w:tcPr>
          <w:p w:rsidR="00C741BB" w:rsidRPr="00393278" w:rsidRDefault="00C741BB" w:rsidP="009D377C">
            <w:pPr>
              <w:pStyle w:val="BodyText"/>
              <w:ind w:left="0"/>
            </w:pPr>
            <w:r w:rsidRPr="00393278">
              <w:t>2014-08-12</w:t>
            </w:r>
          </w:p>
        </w:tc>
        <w:tc>
          <w:tcPr>
            <w:tcW w:w="1417" w:type="dxa"/>
            <w:shd w:val="clear" w:color="auto" w:fill="auto"/>
          </w:tcPr>
          <w:p w:rsidR="00C741BB" w:rsidRPr="00393278" w:rsidRDefault="00C741BB" w:rsidP="009D377C">
            <w:pPr>
              <w:pStyle w:val="BodyText"/>
              <w:ind w:left="0"/>
            </w:pPr>
            <w:r w:rsidRPr="00393278">
              <w:t>RSACJAN</w:t>
            </w:r>
          </w:p>
        </w:tc>
        <w:tc>
          <w:tcPr>
            <w:tcW w:w="5721" w:type="dxa"/>
            <w:shd w:val="clear" w:color="auto" w:fill="auto"/>
          </w:tcPr>
          <w:p w:rsidR="00C741BB" w:rsidRPr="00393278" w:rsidRDefault="00C741BB" w:rsidP="008B7FB4">
            <w:pPr>
              <w:pStyle w:val="BodyText"/>
              <w:tabs>
                <w:tab w:val="clear" w:pos="3856"/>
                <w:tab w:val="clear" w:pos="5216"/>
                <w:tab w:val="clear" w:pos="6464"/>
                <w:tab w:val="clear" w:pos="7768"/>
                <w:tab w:val="clear" w:pos="9072"/>
                <w:tab w:val="clear" w:pos="10206"/>
                <w:tab w:val="left" w:pos="2928"/>
              </w:tabs>
              <w:ind w:left="0"/>
            </w:pPr>
            <w:r w:rsidRPr="00393278">
              <w:t>Changed the legend in Figure 9 (swap of LTE and WCDMA). Small corrections in chapter 6.7.</w:t>
            </w:r>
          </w:p>
        </w:tc>
      </w:tr>
      <w:tr w:rsidR="00EA213C" w:rsidRPr="00393278" w:rsidTr="00877977">
        <w:tc>
          <w:tcPr>
            <w:tcW w:w="850" w:type="dxa"/>
            <w:shd w:val="clear" w:color="auto" w:fill="auto"/>
          </w:tcPr>
          <w:p w:rsidR="00C741BB" w:rsidRPr="00393278" w:rsidRDefault="00C741BB" w:rsidP="009D377C">
            <w:pPr>
              <w:pStyle w:val="BodyText"/>
              <w:ind w:left="0"/>
            </w:pPr>
            <w:r w:rsidRPr="00393278">
              <w:t>PB6</w:t>
            </w:r>
          </w:p>
        </w:tc>
        <w:tc>
          <w:tcPr>
            <w:tcW w:w="1418" w:type="dxa"/>
            <w:shd w:val="clear" w:color="auto" w:fill="auto"/>
          </w:tcPr>
          <w:p w:rsidR="00C741BB" w:rsidRPr="00393278" w:rsidRDefault="00C741BB" w:rsidP="009D377C">
            <w:pPr>
              <w:pStyle w:val="BodyText"/>
              <w:ind w:left="0"/>
            </w:pPr>
            <w:r w:rsidRPr="00393278">
              <w:t>2014-08-13</w:t>
            </w:r>
          </w:p>
        </w:tc>
        <w:tc>
          <w:tcPr>
            <w:tcW w:w="1417" w:type="dxa"/>
            <w:shd w:val="clear" w:color="auto" w:fill="auto"/>
          </w:tcPr>
          <w:p w:rsidR="00C741BB" w:rsidRPr="00393278" w:rsidRDefault="00C741BB" w:rsidP="009D377C">
            <w:pPr>
              <w:pStyle w:val="BodyText"/>
              <w:ind w:left="0"/>
            </w:pPr>
            <w:r w:rsidRPr="00393278">
              <w:t>RSACJAN</w:t>
            </w:r>
          </w:p>
        </w:tc>
        <w:tc>
          <w:tcPr>
            <w:tcW w:w="5721" w:type="dxa"/>
            <w:shd w:val="clear" w:color="auto" w:fill="auto"/>
          </w:tcPr>
          <w:p w:rsidR="00C741BB" w:rsidRPr="00393278" w:rsidRDefault="00C741BB" w:rsidP="008B7FB4">
            <w:pPr>
              <w:pStyle w:val="BodyText"/>
              <w:tabs>
                <w:tab w:val="clear" w:pos="3856"/>
                <w:tab w:val="clear" w:pos="5216"/>
                <w:tab w:val="clear" w:pos="6464"/>
                <w:tab w:val="clear" w:pos="7768"/>
                <w:tab w:val="clear" w:pos="9072"/>
                <w:tab w:val="clear" w:pos="10206"/>
                <w:tab w:val="left" w:pos="2928"/>
              </w:tabs>
              <w:ind w:left="0"/>
            </w:pPr>
            <w:r w:rsidRPr="00393278">
              <w:t>Adding entry for PB5 in the revision history. Correcting references 3 and 4.</w:t>
            </w:r>
          </w:p>
        </w:tc>
      </w:tr>
      <w:tr w:rsidR="00EA213C" w:rsidRPr="00393278" w:rsidTr="00877977">
        <w:tc>
          <w:tcPr>
            <w:tcW w:w="850" w:type="dxa"/>
            <w:shd w:val="clear" w:color="auto" w:fill="auto"/>
          </w:tcPr>
          <w:p w:rsidR="00771A36" w:rsidRPr="00393278" w:rsidRDefault="00771A36" w:rsidP="009D377C">
            <w:pPr>
              <w:pStyle w:val="BodyText"/>
              <w:ind w:left="0"/>
            </w:pPr>
            <w:r w:rsidRPr="00393278">
              <w:t>PB7</w:t>
            </w:r>
          </w:p>
        </w:tc>
        <w:tc>
          <w:tcPr>
            <w:tcW w:w="1418" w:type="dxa"/>
            <w:shd w:val="clear" w:color="auto" w:fill="auto"/>
          </w:tcPr>
          <w:p w:rsidR="00771A36" w:rsidRPr="00393278" w:rsidRDefault="00771A36" w:rsidP="009D377C">
            <w:pPr>
              <w:pStyle w:val="BodyText"/>
              <w:ind w:left="0"/>
            </w:pPr>
            <w:r w:rsidRPr="00393278">
              <w:t>2014-08-13</w:t>
            </w:r>
          </w:p>
        </w:tc>
        <w:tc>
          <w:tcPr>
            <w:tcW w:w="1417" w:type="dxa"/>
            <w:shd w:val="clear" w:color="auto" w:fill="auto"/>
          </w:tcPr>
          <w:p w:rsidR="00771A36" w:rsidRPr="00393278" w:rsidRDefault="00771A36" w:rsidP="009D377C">
            <w:pPr>
              <w:pStyle w:val="BodyText"/>
              <w:ind w:left="0"/>
            </w:pPr>
            <w:r w:rsidRPr="00393278">
              <w:t>RSACJAN</w:t>
            </w:r>
          </w:p>
        </w:tc>
        <w:tc>
          <w:tcPr>
            <w:tcW w:w="5721" w:type="dxa"/>
            <w:shd w:val="clear" w:color="auto" w:fill="auto"/>
          </w:tcPr>
          <w:p w:rsidR="00771A36" w:rsidRPr="00393278" w:rsidRDefault="00771A36" w:rsidP="008B7FB4">
            <w:pPr>
              <w:pStyle w:val="BodyText"/>
              <w:tabs>
                <w:tab w:val="clear" w:pos="3856"/>
                <w:tab w:val="clear" w:pos="5216"/>
                <w:tab w:val="clear" w:pos="6464"/>
                <w:tab w:val="clear" w:pos="7768"/>
                <w:tab w:val="clear" w:pos="9072"/>
                <w:tab w:val="clear" w:pos="10206"/>
                <w:tab w:val="left" w:pos="2928"/>
              </w:tabs>
              <w:ind w:left="0"/>
            </w:pPr>
            <w:r w:rsidRPr="00393278">
              <w:t>Added note to chapter 10 to make it preliminary. Not part of review for revision B.</w:t>
            </w:r>
          </w:p>
        </w:tc>
      </w:tr>
      <w:tr w:rsidR="00EA213C" w:rsidRPr="00393278" w:rsidTr="00877977">
        <w:tc>
          <w:tcPr>
            <w:tcW w:w="850" w:type="dxa"/>
            <w:shd w:val="clear" w:color="auto" w:fill="auto"/>
          </w:tcPr>
          <w:p w:rsidR="00103DF6" w:rsidRPr="00393278" w:rsidRDefault="00103DF6" w:rsidP="009D377C">
            <w:pPr>
              <w:pStyle w:val="BodyText"/>
              <w:ind w:left="0"/>
            </w:pPr>
            <w:r w:rsidRPr="00393278">
              <w:t>PB8</w:t>
            </w:r>
          </w:p>
        </w:tc>
        <w:tc>
          <w:tcPr>
            <w:tcW w:w="1418" w:type="dxa"/>
            <w:shd w:val="clear" w:color="auto" w:fill="auto"/>
          </w:tcPr>
          <w:p w:rsidR="00103DF6" w:rsidRPr="00393278" w:rsidRDefault="00103DF6" w:rsidP="009D377C">
            <w:pPr>
              <w:pStyle w:val="BodyText"/>
              <w:ind w:left="0"/>
            </w:pPr>
            <w:r w:rsidRPr="00393278">
              <w:t>2014-08-13</w:t>
            </w:r>
          </w:p>
        </w:tc>
        <w:tc>
          <w:tcPr>
            <w:tcW w:w="1417" w:type="dxa"/>
            <w:shd w:val="clear" w:color="auto" w:fill="auto"/>
          </w:tcPr>
          <w:p w:rsidR="00103DF6" w:rsidRPr="00393278" w:rsidRDefault="00103DF6" w:rsidP="009D377C">
            <w:pPr>
              <w:pStyle w:val="BodyText"/>
              <w:ind w:left="0"/>
            </w:pPr>
            <w:r w:rsidRPr="00393278">
              <w:t>RSACJAN</w:t>
            </w:r>
          </w:p>
        </w:tc>
        <w:tc>
          <w:tcPr>
            <w:tcW w:w="5721" w:type="dxa"/>
            <w:shd w:val="clear" w:color="auto" w:fill="auto"/>
          </w:tcPr>
          <w:p w:rsidR="00103DF6" w:rsidRPr="00393278" w:rsidRDefault="00103DF6" w:rsidP="008B7FB4">
            <w:pPr>
              <w:pStyle w:val="BodyText"/>
              <w:tabs>
                <w:tab w:val="clear" w:pos="3856"/>
                <w:tab w:val="clear" w:pos="5216"/>
                <w:tab w:val="clear" w:pos="6464"/>
                <w:tab w:val="clear" w:pos="7768"/>
                <w:tab w:val="clear" w:pos="9072"/>
                <w:tab w:val="clear" w:pos="10206"/>
                <w:tab w:val="left" w:pos="2928"/>
              </w:tabs>
              <w:ind w:left="0"/>
            </w:pPr>
            <w:r w:rsidRPr="00393278">
              <w:t>Removal of yellow highlight from chapter 6.7</w:t>
            </w:r>
          </w:p>
        </w:tc>
      </w:tr>
      <w:tr w:rsidR="00EA213C" w:rsidRPr="00393278" w:rsidTr="00877977">
        <w:tc>
          <w:tcPr>
            <w:tcW w:w="850" w:type="dxa"/>
            <w:shd w:val="clear" w:color="auto" w:fill="auto"/>
          </w:tcPr>
          <w:p w:rsidR="009E2F11" w:rsidRPr="00393278" w:rsidRDefault="00A26BDF" w:rsidP="009D377C">
            <w:pPr>
              <w:pStyle w:val="BodyText"/>
              <w:ind w:left="0"/>
            </w:pPr>
            <w:bookmarkStart w:id="425" w:name="_Toc327433983"/>
            <w:bookmarkStart w:id="426" w:name="_Toc327434148"/>
            <w:bookmarkStart w:id="427" w:name="_Toc361295912"/>
            <w:bookmarkStart w:id="428" w:name="_Toc363737930"/>
            <w:r w:rsidRPr="00393278">
              <w:t>PC1</w:t>
            </w:r>
          </w:p>
        </w:tc>
        <w:tc>
          <w:tcPr>
            <w:tcW w:w="1418" w:type="dxa"/>
            <w:shd w:val="clear" w:color="auto" w:fill="auto"/>
          </w:tcPr>
          <w:p w:rsidR="009E2F11" w:rsidRPr="00393278" w:rsidRDefault="009E2F11" w:rsidP="009D377C">
            <w:pPr>
              <w:pStyle w:val="BodyText"/>
              <w:ind w:left="0"/>
            </w:pPr>
            <w:r w:rsidRPr="00393278">
              <w:t>2014-12-10</w:t>
            </w:r>
          </w:p>
        </w:tc>
        <w:tc>
          <w:tcPr>
            <w:tcW w:w="1417" w:type="dxa"/>
            <w:shd w:val="clear" w:color="auto" w:fill="auto"/>
          </w:tcPr>
          <w:p w:rsidR="009E2F11" w:rsidRPr="00393278" w:rsidRDefault="009E2F11" w:rsidP="009D377C">
            <w:pPr>
              <w:pStyle w:val="BodyText"/>
              <w:ind w:left="0"/>
            </w:pPr>
            <w:r w:rsidRPr="00393278">
              <w:t>eluazal</w:t>
            </w:r>
          </w:p>
        </w:tc>
        <w:tc>
          <w:tcPr>
            <w:tcW w:w="5721" w:type="dxa"/>
            <w:shd w:val="clear" w:color="auto" w:fill="auto"/>
          </w:tcPr>
          <w:p w:rsidR="009E2F11" w:rsidRPr="00393278" w:rsidRDefault="009E2F11" w:rsidP="008B7FB4">
            <w:pPr>
              <w:pStyle w:val="BodyText"/>
              <w:tabs>
                <w:tab w:val="clear" w:pos="3856"/>
                <w:tab w:val="clear" w:pos="5216"/>
                <w:tab w:val="clear" w:pos="6464"/>
                <w:tab w:val="clear" w:pos="7768"/>
                <w:tab w:val="clear" w:pos="9072"/>
                <w:tab w:val="clear" w:pos="10206"/>
                <w:tab w:val="left" w:pos="2928"/>
              </w:tabs>
              <w:ind w:left="0"/>
            </w:pPr>
            <w:r w:rsidRPr="00393278">
              <w:t>Update section 6.2.1.1.2 Service layer</w:t>
            </w:r>
          </w:p>
          <w:p w:rsidR="009E2F11" w:rsidRPr="00393278" w:rsidRDefault="009E2F11" w:rsidP="008B7FB4">
            <w:pPr>
              <w:pStyle w:val="BodyText"/>
              <w:tabs>
                <w:tab w:val="clear" w:pos="3856"/>
                <w:tab w:val="clear" w:pos="5216"/>
                <w:tab w:val="clear" w:pos="6464"/>
                <w:tab w:val="clear" w:pos="7768"/>
                <w:tab w:val="clear" w:pos="9072"/>
                <w:tab w:val="clear" w:pos="10206"/>
                <w:tab w:val="left" w:pos="2928"/>
              </w:tabs>
              <w:ind w:left="0"/>
            </w:pPr>
            <w:r w:rsidRPr="00393278">
              <w:t>Add section 6.2.1.2 Module Fault Handling</w:t>
            </w:r>
          </w:p>
          <w:p w:rsidR="009E2F11" w:rsidRPr="00393278" w:rsidRDefault="009E2F11" w:rsidP="008B7FB4">
            <w:pPr>
              <w:pStyle w:val="BodyText"/>
              <w:tabs>
                <w:tab w:val="clear" w:pos="3856"/>
                <w:tab w:val="clear" w:pos="5216"/>
                <w:tab w:val="clear" w:pos="6464"/>
                <w:tab w:val="clear" w:pos="7768"/>
                <w:tab w:val="clear" w:pos="9072"/>
                <w:tab w:val="clear" w:pos="10206"/>
                <w:tab w:val="left" w:pos="2928"/>
              </w:tabs>
              <w:ind w:left="0"/>
            </w:pPr>
            <w:r w:rsidRPr="00393278">
              <w:t xml:space="preserve">Remove sections old 6.2.1.2 Module Supervision, </w:t>
            </w:r>
            <w:r w:rsidRPr="00393278">
              <w:lastRenderedPageBreak/>
              <w:t>Compensation, and Fault handling, and Section 6.2.1.2.1 Module Diagnosis, Fault identification</w:t>
            </w:r>
            <w:r w:rsidR="00B26715" w:rsidRPr="00393278">
              <w:t>, and recovery</w:t>
            </w:r>
          </w:p>
          <w:p w:rsidR="00B26715" w:rsidRPr="00393278" w:rsidRDefault="00B26715" w:rsidP="008B7FB4">
            <w:pPr>
              <w:pStyle w:val="BodyText"/>
              <w:tabs>
                <w:tab w:val="clear" w:pos="3856"/>
                <w:tab w:val="clear" w:pos="5216"/>
                <w:tab w:val="clear" w:pos="6464"/>
                <w:tab w:val="clear" w:pos="7768"/>
                <w:tab w:val="clear" w:pos="9072"/>
                <w:tab w:val="clear" w:pos="10206"/>
                <w:tab w:val="left" w:pos="2928"/>
              </w:tabs>
              <w:ind w:left="0"/>
            </w:pPr>
            <w:r w:rsidRPr="00393278">
              <w:t>Change figure O&amp;M layer overview in section 6.4.2</w:t>
            </w:r>
          </w:p>
          <w:p w:rsidR="00B26715" w:rsidRPr="00393278" w:rsidRDefault="00B26715" w:rsidP="008B7FB4">
            <w:pPr>
              <w:pStyle w:val="BodyText"/>
              <w:tabs>
                <w:tab w:val="clear" w:pos="3856"/>
                <w:tab w:val="clear" w:pos="5216"/>
                <w:tab w:val="clear" w:pos="6464"/>
                <w:tab w:val="clear" w:pos="7768"/>
                <w:tab w:val="clear" w:pos="9072"/>
                <w:tab w:val="clear" w:pos="10206"/>
                <w:tab w:val="left" w:pos="2928"/>
              </w:tabs>
              <w:ind w:left="0"/>
            </w:pPr>
            <w:r w:rsidRPr="00393278">
              <w:t>Change section 6.7 Resource layer components to add Fault Manager Interface</w:t>
            </w:r>
          </w:p>
          <w:p w:rsidR="00B26715" w:rsidRPr="00393278" w:rsidRDefault="00B26715" w:rsidP="008B7FB4">
            <w:pPr>
              <w:pStyle w:val="BodyText"/>
              <w:tabs>
                <w:tab w:val="clear" w:pos="3856"/>
                <w:tab w:val="clear" w:pos="5216"/>
                <w:tab w:val="clear" w:pos="6464"/>
                <w:tab w:val="clear" w:pos="7768"/>
                <w:tab w:val="clear" w:pos="9072"/>
                <w:tab w:val="clear" w:pos="10206"/>
                <w:tab w:val="left" w:pos="2928"/>
              </w:tabs>
              <w:ind w:left="0"/>
            </w:pPr>
            <w:r w:rsidRPr="00393278">
              <w:t>Add section 6.7.2 describing Fault Manager Interface</w:t>
            </w:r>
          </w:p>
        </w:tc>
      </w:tr>
      <w:tr w:rsidR="00EA213C" w:rsidRPr="00393278" w:rsidTr="00877977">
        <w:tc>
          <w:tcPr>
            <w:tcW w:w="850" w:type="dxa"/>
            <w:shd w:val="clear" w:color="auto" w:fill="auto"/>
          </w:tcPr>
          <w:p w:rsidR="00165C31" w:rsidRPr="00393278" w:rsidRDefault="00165C31" w:rsidP="009D377C">
            <w:pPr>
              <w:pStyle w:val="BodyText"/>
              <w:ind w:left="0"/>
            </w:pPr>
            <w:r w:rsidRPr="00393278">
              <w:lastRenderedPageBreak/>
              <w:t>PC2</w:t>
            </w:r>
          </w:p>
        </w:tc>
        <w:tc>
          <w:tcPr>
            <w:tcW w:w="1418" w:type="dxa"/>
            <w:shd w:val="clear" w:color="auto" w:fill="auto"/>
          </w:tcPr>
          <w:p w:rsidR="00165C31" w:rsidRPr="00393278" w:rsidRDefault="00165C31" w:rsidP="009D377C">
            <w:pPr>
              <w:pStyle w:val="BodyText"/>
              <w:ind w:left="0"/>
            </w:pPr>
            <w:r w:rsidRPr="00393278">
              <w:t>2014-12-19</w:t>
            </w:r>
          </w:p>
        </w:tc>
        <w:tc>
          <w:tcPr>
            <w:tcW w:w="1417" w:type="dxa"/>
            <w:shd w:val="clear" w:color="auto" w:fill="auto"/>
          </w:tcPr>
          <w:p w:rsidR="00165C31" w:rsidRPr="00393278" w:rsidRDefault="00165C31" w:rsidP="009D377C">
            <w:pPr>
              <w:pStyle w:val="BodyText"/>
              <w:ind w:left="0"/>
            </w:pPr>
            <w:r w:rsidRPr="00393278">
              <w:t>eluazal</w:t>
            </w:r>
          </w:p>
        </w:tc>
        <w:tc>
          <w:tcPr>
            <w:tcW w:w="5721" w:type="dxa"/>
            <w:shd w:val="clear" w:color="auto" w:fill="auto"/>
          </w:tcPr>
          <w:p w:rsidR="00165C31" w:rsidRPr="00393278" w:rsidRDefault="00165C31" w:rsidP="00165C31">
            <w:pPr>
              <w:rPr>
                <w:color w:val="1F497D"/>
                <w:lang w:val="en-US"/>
              </w:rPr>
            </w:pPr>
            <w:r w:rsidRPr="00393278">
              <w:t xml:space="preserve">Update to reflect the comments from the review of December 16 2014. For details of the comments please see the IR @ </w:t>
            </w:r>
            <w:hyperlink r:id="rId8" w:history="1">
              <w:r w:rsidRPr="00393278">
                <w:rPr>
                  <w:rStyle w:val="Hyperlink"/>
                  <w:sz w:val="16"/>
                  <w:szCs w:val="16"/>
                  <w:lang w:val="en-US"/>
                </w:rPr>
                <w:t>http://erilink.ericsson.se/eridoc/erl/objectId/09004cff879c18ba?docno=&amp;action=current&amp;format=msw8</w:t>
              </w:r>
            </w:hyperlink>
          </w:p>
        </w:tc>
      </w:tr>
      <w:tr w:rsidR="00EA213C" w:rsidRPr="00393278" w:rsidTr="00877977">
        <w:tc>
          <w:tcPr>
            <w:tcW w:w="850" w:type="dxa"/>
            <w:shd w:val="clear" w:color="auto" w:fill="auto"/>
          </w:tcPr>
          <w:p w:rsidR="00806147" w:rsidRPr="00393278" w:rsidRDefault="00806147" w:rsidP="009D377C">
            <w:pPr>
              <w:pStyle w:val="BodyText"/>
              <w:ind w:left="0"/>
            </w:pPr>
            <w:r w:rsidRPr="00393278">
              <w:t>PD1</w:t>
            </w:r>
          </w:p>
        </w:tc>
        <w:tc>
          <w:tcPr>
            <w:tcW w:w="1418" w:type="dxa"/>
            <w:shd w:val="clear" w:color="auto" w:fill="auto"/>
          </w:tcPr>
          <w:p w:rsidR="00806147" w:rsidRPr="00393278" w:rsidRDefault="00806147" w:rsidP="009D377C">
            <w:pPr>
              <w:pStyle w:val="BodyText"/>
              <w:ind w:left="0"/>
            </w:pPr>
            <w:r w:rsidRPr="00393278">
              <w:t>2015-05-19</w:t>
            </w:r>
          </w:p>
        </w:tc>
        <w:tc>
          <w:tcPr>
            <w:tcW w:w="1417" w:type="dxa"/>
            <w:shd w:val="clear" w:color="auto" w:fill="auto"/>
          </w:tcPr>
          <w:p w:rsidR="00806147" w:rsidRPr="00393278" w:rsidRDefault="00806147" w:rsidP="009D377C">
            <w:pPr>
              <w:pStyle w:val="BodyText"/>
              <w:ind w:left="0"/>
            </w:pPr>
            <w:r w:rsidRPr="00393278">
              <w:t>rsaanze</w:t>
            </w:r>
          </w:p>
        </w:tc>
        <w:tc>
          <w:tcPr>
            <w:tcW w:w="5721" w:type="dxa"/>
            <w:shd w:val="clear" w:color="auto" w:fill="auto"/>
          </w:tcPr>
          <w:p w:rsidR="00806147" w:rsidRPr="00393278" w:rsidRDefault="00806147" w:rsidP="00165C31"/>
          <w:p w:rsidR="00806147" w:rsidRPr="00393278" w:rsidRDefault="00806147" w:rsidP="00806147">
            <w:r w:rsidRPr="00393278">
              <w:t>Update figure 3</w:t>
            </w:r>
            <w:r w:rsidR="00725581" w:rsidRPr="00393278">
              <w:t xml:space="preserve"> (chapter 6.2.1)</w:t>
            </w:r>
            <w:r w:rsidRPr="00393278">
              <w:t xml:space="preserve"> with the FaultManager located </w:t>
            </w:r>
            <w:r w:rsidR="00725581" w:rsidRPr="00393278">
              <w:t>in</w:t>
            </w:r>
            <w:r w:rsidRPr="00393278">
              <w:t xml:space="preserve"> the resource layer.</w:t>
            </w:r>
          </w:p>
          <w:p w:rsidR="0030390F" w:rsidRPr="00393278" w:rsidRDefault="0030390F" w:rsidP="00806147"/>
          <w:p w:rsidR="0030390F" w:rsidRPr="00393278" w:rsidRDefault="0030390F" w:rsidP="00806147">
            <w:r w:rsidRPr="00393278">
              <w:t>Update figure 14 (chapter 6.4.2) to use “Equipment Resource Handler”</w:t>
            </w:r>
          </w:p>
          <w:p w:rsidR="006709CB" w:rsidRPr="00393278" w:rsidRDefault="006709CB" w:rsidP="00806147"/>
          <w:p w:rsidR="006709CB" w:rsidRPr="00393278" w:rsidRDefault="006709CB" w:rsidP="006709CB">
            <w:r w:rsidRPr="00393278">
              <w:t>Update the document to be consistent in the usage of equipment resource handler.</w:t>
            </w:r>
            <w:r w:rsidR="00AF40F4" w:rsidRPr="00393278">
              <w:t xml:space="preserve"> Updates performed on figure 15.</w:t>
            </w:r>
          </w:p>
          <w:p w:rsidR="00300E03" w:rsidRPr="00393278" w:rsidRDefault="00300E03" w:rsidP="006709CB"/>
          <w:p w:rsidR="00300E03" w:rsidRPr="00393278" w:rsidRDefault="00300E03" w:rsidP="00300E03">
            <w:r w:rsidRPr="00393278">
              <w:t>Updates to chapter 6.5 regarding interfaces and signalling.</w:t>
            </w:r>
          </w:p>
          <w:p w:rsidR="00725581" w:rsidRPr="00393278" w:rsidRDefault="00725581" w:rsidP="00725581"/>
          <w:p w:rsidR="00B67F80" w:rsidRPr="00393278" w:rsidRDefault="00B67F80" w:rsidP="00B67F80">
            <w:r w:rsidRPr="00393278">
              <w:t>Update chapter 6.7 with information about the equipment resource handler and the antenna resource handler.</w:t>
            </w:r>
          </w:p>
          <w:p w:rsidR="00B67F80" w:rsidRPr="00393278" w:rsidRDefault="00B67F80" w:rsidP="00725581"/>
          <w:p w:rsidR="00CA1BF1" w:rsidRPr="00393278" w:rsidRDefault="00725581" w:rsidP="00725581">
            <w:r w:rsidRPr="00393278">
              <w:t>Updates to chapter 6.8.1 describing the antenna module.</w:t>
            </w:r>
          </w:p>
          <w:p w:rsidR="00725581" w:rsidRPr="00393278" w:rsidRDefault="00725581" w:rsidP="00725581"/>
          <w:p w:rsidR="00CA1BF1" w:rsidRPr="00393278" w:rsidRDefault="00CA1BF1" w:rsidP="00300E03">
            <w:r w:rsidRPr="00393278">
              <w:t>Updates to chapter 11.</w:t>
            </w:r>
          </w:p>
          <w:p w:rsidR="00323B12" w:rsidRPr="00393278" w:rsidRDefault="00323B12" w:rsidP="00300E03"/>
          <w:p w:rsidR="00FE022C" w:rsidRPr="00393278" w:rsidRDefault="00FE022C" w:rsidP="00300E03"/>
        </w:tc>
      </w:tr>
      <w:tr w:rsidR="00EA213C" w:rsidRPr="00393278" w:rsidTr="00877977">
        <w:tc>
          <w:tcPr>
            <w:tcW w:w="850" w:type="dxa"/>
            <w:shd w:val="clear" w:color="auto" w:fill="auto"/>
          </w:tcPr>
          <w:p w:rsidR="001C6F0D" w:rsidRPr="00393278" w:rsidRDefault="001C6F0D" w:rsidP="009D377C">
            <w:pPr>
              <w:pStyle w:val="BodyText"/>
              <w:ind w:left="0"/>
            </w:pPr>
            <w:r w:rsidRPr="00393278">
              <w:t>PD3</w:t>
            </w:r>
          </w:p>
        </w:tc>
        <w:tc>
          <w:tcPr>
            <w:tcW w:w="1418" w:type="dxa"/>
            <w:shd w:val="clear" w:color="auto" w:fill="auto"/>
          </w:tcPr>
          <w:p w:rsidR="001C6F0D" w:rsidRPr="00393278" w:rsidRDefault="001C6F0D" w:rsidP="009D377C">
            <w:pPr>
              <w:pStyle w:val="BodyText"/>
              <w:ind w:left="0"/>
            </w:pPr>
            <w:r w:rsidRPr="00393278">
              <w:t>2015 -05- 26</w:t>
            </w:r>
          </w:p>
        </w:tc>
        <w:tc>
          <w:tcPr>
            <w:tcW w:w="1417" w:type="dxa"/>
            <w:shd w:val="clear" w:color="auto" w:fill="auto"/>
          </w:tcPr>
          <w:p w:rsidR="001C6F0D" w:rsidRPr="00393278" w:rsidRDefault="002628C4" w:rsidP="009D377C">
            <w:pPr>
              <w:pStyle w:val="BodyText"/>
              <w:ind w:left="0"/>
            </w:pPr>
            <w:r w:rsidRPr="00393278">
              <w:t>eluazal</w:t>
            </w:r>
          </w:p>
        </w:tc>
        <w:tc>
          <w:tcPr>
            <w:tcW w:w="5721" w:type="dxa"/>
            <w:shd w:val="clear" w:color="auto" w:fill="auto"/>
          </w:tcPr>
          <w:p w:rsidR="001C6F0D" w:rsidRPr="00393278" w:rsidRDefault="001C6F0D" w:rsidP="00165C31">
            <w:r w:rsidRPr="00393278">
              <w:t>Added section on NGR –section 4.3-</w:t>
            </w:r>
          </w:p>
          <w:p w:rsidR="001C6F0D" w:rsidRPr="00393278" w:rsidRDefault="001C6F0D" w:rsidP="00165C31">
            <w:r w:rsidRPr="00393278">
              <w:t>Updated section 6.2.1.1.1 to add the different service control patterns</w:t>
            </w:r>
          </w:p>
          <w:p w:rsidR="001C6F0D" w:rsidRPr="00393278" w:rsidRDefault="001C6F0D" w:rsidP="00165C31">
            <w:r w:rsidRPr="00393278">
              <w:t>Updated section 6.2.1.1.2 to include southbound access from the service layer</w:t>
            </w:r>
          </w:p>
          <w:p w:rsidR="001C6F0D" w:rsidRPr="00393278" w:rsidDel="00B67F80" w:rsidRDefault="001C6F0D" w:rsidP="00165C31">
            <w:r w:rsidRPr="00393278">
              <w:t>Updated section 6.4 to include the different Northbound patterns</w:t>
            </w:r>
          </w:p>
        </w:tc>
      </w:tr>
      <w:tr w:rsidR="00EA213C" w:rsidRPr="00393278" w:rsidTr="00877977">
        <w:tc>
          <w:tcPr>
            <w:tcW w:w="850" w:type="dxa"/>
            <w:shd w:val="clear" w:color="auto" w:fill="auto"/>
          </w:tcPr>
          <w:p w:rsidR="0072746F" w:rsidRPr="00393278" w:rsidRDefault="0072746F" w:rsidP="009D377C">
            <w:pPr>
              <w:pStyle w:val="BodyText"/>
              <w:ind w:left="0"/>
            </w:pPr>
            <w:r w:rsidRPr="00393278">
              <w:t>PD</w:t>
            </w:r>
            <w:r w:rsidR="009C73F9" w:rsidRPr="00393278">
              <w:t>4</w:t>
            </w:r>
          </w:p>
        </w:tc>
        <w:tc>
          <w:tcPr>
            <w:tcW w:w="1418" w:type="dxa"/>
            <w:shd w:val="clear" w:color="auto" w:fill="auto"/>
          </w:tcPr>
          <w:p w:rsidR="0072746F" w:rsidRPr="00393278" w:rsidRDefault="0072746F" w:rsidP="009D377C">
            <w:pPr>
              <w:pStyle w:val="BodyText"/>
              <w:ind w:left="0"/>
            </w:pPr>
            <w:r w:rsidRPr="00393278">
              <w:t>2015-06-03</w:t>
            </w:r>
          </w:p>
        </w:tc>
        <w:tc>
          <w:tcPr>
            <w:tcW w:w="1417" w:type="dxa"/>
            <w:shd w:val="clear" w:color="auto" w:fill="auto"/>
          </w:tcPr>
          <w:p w:rsidR="0072746F" w:rsidRPr="00393278" w:rsidRDefault="002628C4" w:rsidP="009D377C">
            <w:pPr>
              <w:pStyle w:val="BodyText"/>
              <w:ind w:left="0"/>
            </w:pPr>
            <w:r w:rsidRPr="00393278">
              <w:t>eluazal</w:t>
            </w:r>
          </w:p>
        </w:tc>
        <w:tc>
          <w:tcPr>
            <w:tcW w:w="5721" w:type="dxa"/>
            <w:shd w:val="clear" w:color="auto" w:fill="auto"/>
          </w:tcPr>
          <w:p w:rsidR="0072746F" w:rsidRPr="00393278" w:rsidRDefault="0072746F" w:rsidP="00165C31">
            <w:r w:rsidRPr="00393278">
              <w:t>Update the document with internal review comments for updates to document [PD1-PD3]</w:t>
            </w:r>
          </w:p>
        </w:tc>
      </w:tr>
      <w:tr w:rsidR="00EA213C" w:rsidRPr="00393278" w:rsidTr="00877977">
        <w:tc>
          <w:tcPr>
            <w:tcW w:w="850" w:type="dxa"/>
            <w:shd w:val="clear" w:color="auto" w:fill="auto"/>
          </w:tcPr>
          <w:p w:rsidR="009C73F9" w:rsidRPr="00393278" w:rsidRDefault="009C73F9" w:rsidP="009D377C">
            <w:pPr>
              <w:pStyle w:val="BodyText"/>
              <w:ind w:left="0"/>
            </w:pPr>
            <w:r w:rsidRPr="00393278">
              <w:t>PD5</w:t>
            </w:r>
          </w:p>
        </w:tc>
        <w:tc>
          <w:tcPr>
            <w:tcW w:w="1418" w:type="dxa"/>
            <w:shd w:val="clear" w:color="auto" w:fill="auto"/>
          </w:tcPr>
          <w:p w:rsidR="009C73F9" w:rsidRPr="00393278" w:rsidRDefault="009C73F9" w:rsidP="009D377C">
            <w:pPr>
              <w:pStyle w:val="BodyText"/>
              <w:ind w:left="0"/>
            </w:pPr>
            <w:r w:rsidRPr="00393278">
              <w:t>2015-06-08</w:t>
            </w:r>
          </w:p>
        </w:tc>
        <w:tc>
          <w:tcPr>
            <w:tcW w:w="1417" w:type="dxa"/>
            <w:shd w:val="clear" w:color="auto" w:fill="auto"/>
          </w:tcPr>
          <w:p w:rsidR="009C73F9" w:rsidRPr="00393278" w:rsidRDefault="009C73F9" w:rsidP="009D377C">
            <w:pPr>
              <w:pStyle w:val="BodyText"/>
              <w:ind w:left="0"/>
            </w:pPr>
            <w:r w:rsidRPr="00393278">
              <w:t>rsaanze</w:t>
            </w:r>
          </w:p>
        </w:tc>
        <w:tc>
          <w:tcPr>
            <w:tcW w:w="5721" w:type="dxa"/>
            <w:shd w:val="clear" w:color="auto" w:fill="auto"/>
          </w:tcPr>
          <w:p w:rsidR="0022318F" w:rsidRPr="00393278" w:rsidRDefault="0022318F" w:rsidP="0022318F">
            <w:r w:rsidRPr="00393278">
              <w:t>Chapter 6.2.1, figure 4, changed to “Radio Driver Interface (a.k.a HALI1)”</w:t>
            </w:r>
          </w:p>
          <w:p w:rsidR="0022318F" w:rsidRPr="00393278" w:rsidRDefault="0022318F" w:rsidP="0022318F"/>
          <w:p w:rsidR="0022318F" w:rsidRPr="00393278" w:rsidRDefault="0022318F" w:rsidP="0022318F">
            <w:r w:rsidRPr="00393278">
              <w:lastRenderedPageBreak/>
              <w:t>Chapter 6.2.1.1, figure 10, changed figure formatting to be able to print with white background color.</w:t>
            </w:r>
          </w:p>
          <w:p w:rsidR="0022318F" w:rsidRPr="00393278" w:rsidRDefault="0022318F" w:rsidP="0022318F"/>
          <w:p w:rsidR="0022318F" w:rsidRPr="00393278" w:rsidRDefault="0022318F" w:rsidP="0022318F">
            <w:r w:rsidRPr="00393278">
              <w:t>Chapter</w:t>
            </w:r>
            <w:r w:rsidR="003824F7" w:rsidRPr="00393278">
              <w:t xml:space="preserve"> 6.4.3, figure 18, added RD/RDS interfaces</w:t>
            </w:r>
          </w:p>
          <w:p w:rsidR="0022318F" w:rsidRPr="00393278" w:rsidRDefault="0022318F" w:rsidP="00165C31"/>
        </w:tc>
      </w:tr>
      <w:tr w:rsidR="00EA213C" w:rsidRPr="00393278" w:rsidTr="00877977">
        <w:tc>
          <w:tcPr>
            <w:tcW w:w="850" w:type="dxa"/>
            <w:shd w:val="clear" w:color="auto" w:fill="auto"/>
          </w:tcPr>
          <w:p w:rsidR="002628C4" w:rsidRPr="00393278" w:rsidRDefault="002628C4" w:rsidP="009D377C">
            <w:pPr>
              <w:pStyle w:val="BodyText"/>
              <w:ind w:left="0"/>
            </w:pPr>
            <w:r w:rsidRPr="00393278">
              <w:lastRenderedPageBreak/>
              <w:t>PD6</w:t>
            </w:r>
          </w:p>
        </w:tc>
        <w:tc>
          <w:tcPr>
            <w:tcW w:w="1418" w:type="dxa"/>
            <w:shd w:val="clear" w:color="auto" w:fill="auto"/>
          </w:tcPr>
          <w:p w:rsidR="002628C4" w:rsidRPr="00393278" w:rsidRDefault="002628C4" w:rsidP="009D377C">
            <w:pPr>
              <w:pStyle w:val="BodyText"/>
              <w:ind w:left="0"/>
            </w:pPr>
            <w:r w:rsidRPr="00393278">
              <w:t>2015-06-09</w:t>
            </w:r>
          </w:p>
        </w:tc>
        <w:tc>
          <w:tcPr>
            <w:tcW w:w="1417" w:type="dxa"/>
            <w:shd w:val="clear" w:color="auto" w:fill="auto"/>
          </w:tcPr>
          <w:p w:rsidR="002628C4" w:rsidRPr="00393278" w:rsidRDefault="002628C4" w:rsidP="009D377C">
            <w:pPr>
              <w:pStyle w:val="BodyText"/>
              <w:ind w:left="0"/>
            </w:pPr>
            <w:r w:rsidRPr="00393278">
              <w:t>eluazal</w:t>
            </w:r>
          </w:p>
        </w:tc>
        <w:tc>
          <w:tcPr>
            <w:tcW w:w="5721" w:type="dxa"/>
            <w:shd w:val="clear" w:color="auto" w:fill="auto"/>
          </w:tcPr>
          <w:p w:rsidR="002628C4" w:rsidRPr="00393278" w:rsidRDefault="002628C4" w:rsidP="0022318F">
            <w:r w:rsidRPr="00393278">
              <w:t>Update figure 3 for clarity</w:t>
            </w:r>
          </w:p>
        </w:tc>
      </w:tr>
      <w:tr w:rsidR="00EA213C" w:rsidRPr="00393278" w:rsidTr="00877977">
        <w:tc>
          <w:tcPr>
            <w:tcW w:w="850" w:type="dxa"/>
            <w:shd w:val="clear" w:color="auto" w:fill="auto"/>
          </w:tcPr>
          <w:p w:rsidR="00DD02A7" w:rsidRPr="00393278" w:rsidRDefault="00DD02A7" w:rsidP="00DD02A7">
            <w:pPr>
              <w:pStyle w:val="BodyText"/>
              <w:ind w:left="0"/>
            </w:pPr>
            <w:r w:rsidRPr="00393278">
              <w:t>PD7</w:t>
            </w:r>
          </w:p>
        </w:tc>
        <w:tc>
          <w:tcPr>
            <w:tcW w:w="1418" w:type="dxa"/>
            <w:shd w:val="clear" w:color="auto" w:fill="auto"/>
          </w:tcPr>
          <w:p w:rsidR="00DD02A7" w:rsidRPr="00393278" w:rsidRDefault="00DD02A7" w:rsidP="009D377C">
            <w:pPr>
              <w:pStyle w:val="BodyText"/>
              <w:ind w:left="0"/>
            </w:pPr>
            <w:r w:rsidRPr="00393278">
              <w:t>2015-06-16</w:t>
            </w:r>
          </w:p>
        </w:tc>
        <w:tc>
          <w:tcPr>
            <w:tcW w:w="1417" w:type="dxa"/>
            <w:shd w:val="clear" w:color="auto" w:fill="auto"/>
          </w:tcPr>
          <w:p w:rsidR="00DD02A7" w:rsidRPr="00393278" w:rsidRDefault="00DD02A7" w:rsidP="009D377C">
            <w:pPr>
              <w:pStyle w:val="BodyText"/>
              <w:ind w:left="0"/>
            </w:pPr>
            <w:r w:rsidRPr="00393278">
              <w:t>rsaanze</w:t>
            </w:r>
          </w:p>
        </w:tc>
        <w:tc>
          <w:tcPr>
            <w:tcW w:w="5721" w:type="dxa"/>
            <w:shd w:val="clear" w:color="auto" w:fill="auto"/>
          </w:tcPr>
          <w:p w:rsidR="00DD02A7" w:rsidRPr="00393278" w:rsidRDefault="00DD02A7" w:rsidP="0022318F">
            <w:r w:rsidRPr="00393278">
              <w:t>Update figure 10</w:t>
            </w:r>
          </w:p>
        </w:tc>
      </w:tr>
      <w:tr w:rsidR="00EA213C" w:rsidRPr="00393278" w:rsidTr="00877977">
        <w:tc>
          <w:tcPr>
            <w:tcW w:w="850" w:type="dxa"/>
            <w:shd w:val="clear" w:color="auto" w:fill="auto"/>
          </w:tcPr>
          <w:p w:rsidR="00DD02A7" w:rsidRPr="00393278" w:rsidRDefault="00DD02A7" w:rsidP="009D377C">
            <w:pPr>
              <w:pStyle w:val="BodyText"/>
              <w:ind w:left="0"/>
            </w:pPr>
            <w:r w:rsidRPr="00393278">
              <w:t>PD8</w:t>
            </w:r>
          </w:p>
        </w:tc>
        <w:tc>
          <w:tcPr>
            <w:tcW w:w="1418" w:type="dxa"/>
            <w:shd w:val="clear" w:color="auto" w:fill="auto"/>
          </w:tcPr>
          <w:p w:rsidR="00DD02A7" w:rsidRPr="00393278" w:rsidRDefault="00DD02A7" w:rsidP="009D377C">
            <w:pPr>
              <w:pStyle w:val="BodyText"/>
              <w:ind w:left="0"/>
            </w:pPr>
            <w:r w:rsidRPr="00393278">
              <w:t>2015-06-17</w:t>
            </w:r>
          </w:p>
        </w:tc>
        <w:tc>
          <w:tcPr>
            <w:tcW w:w="1417" w:type="dxa"/>
            <w:shd w:val="clear" w:color="auto" w:fill="auto"/>
          </w:tcPr>
          <w:p w:rsidR="00DD02A7" w:rsidRPr="00393278" w:rsidRDefault="00DD02A7" w:rsidP="009D377C">
            <w:pPr>
              <w:pStyle w:val="BodyText"/>
              <w:ind w:left="0"/>
            </w:pPr>
            <w:r w:rsidRPr="00393278">
              <w:t>eluazal</w:t>
            </w:r>
          </w:p>
        </w:tc>
        <w:tc>
          <w:tcPr>
            <w:tcW w:w="5721" w:type="dxa"/>
            <w:shd w:val="clear" w:color="auto" w:fill="auto"/>
          </w:tcPr>
          <w:p w:rsidR="00DD02A7" w:rsidRPr="00393278" w:rsidRDefault="00DD02A7" w:rsidP="0022318F">
            <w:r w:rsidRPr="00393278">
              <w:t>Update sections 4.3, 6.4, 6.2.1.1.1, 6.4.1 and 6.4.2 based on document formal review 2015-06-16</w:t>
            </w:r>
          </w:p>
        </w:tc>
      </w:tr>
      <w:tr w:rsidR="00EA213C" w:rsidRPr="00393278" w:rsidTr="00877977">
        <w:tc>
          <w:tcPr>
            <w:tcW w:w="850" w:type="dxa"/>
            <w:shd w:val="clear" w:color="auto" w:fill="auto"/>
          </w:tcPr>
          <w:p w:rsidR="002434A9" w:rsidRPr="00393278" w:rsidRDefault="002434A9" w:rsidP="009D377C">
            <w:pPr>
              <w:pStyle w:val="BodyText"/>
              <w:ind w:left="0"/>
            </w:pPr>
            <w:r w:rsidRPr="00393278">
              <w:t>PD9</w:t>
            </w:r>
          </w:p>
        </w:tc>
        <w:tc>
          <w:tcPr>
            <w:tcW w:w="1418" w:type="dxa"/>
            <w:shd w:val="clear" w:color="auto" w:fill="auto"/>
          </w:tcPr>
          <w:p w:rsidR="002434A9" w:rsidRPr="00393278" w:rsidRDefault="002434A9" w:rsidP="009D377C">
            <w:pPr>
              <w:pStyle w:val="BodyText"/>
              <w:ind w:left="0"/>
            </w:pPr>
            <w:r w:rsidRPr="00393278">
              <w:t>2015-06-17</w:t>
            </w:r>
          </w:p>
        </w:tc>
        <w:tc>
          <w:tcPr>
            <w:tcW w:w="1417" w:type="dxa"/>
            <w:shd w:val="clear" w:color="auto" w:fill="auto"/>
          </w:tcPr>
          <w:p w:rsidR="002434A9" w:rsidRPr="00393278" w:rsidRDefault="002434A9" w:rsidP="009D377C">
            <w:pPr>
              <w:pStyle w:val="BodyText"/>
              <w:ind w:left="0"/>
            </w:pPr>
            <w:r w:rsidRPr="00393278">
              <w:t>rsaanze</w:t>
            </w:r>
          </w:p>
        </w:tc>
        <w:tc>
          <w:tcPr>
            <w:tcW w:w="5721" w:type="dxa"/>
            <w:shd w:val="clear" w:color="auto" w:fill="auto"/>
          </w:tcPr>
          <w:p w:rsidR="002434A9" w:rsidRPr="00393278" w:rsidRDefault="002434A9" w:rsidP="002434A9">
            <w:r w:rsidRPr="00393278">
              <w:t>Updates after review comments:</w:t>
            </w:r>
          </w:p>
          <w:p w:rsidR="002434A9" w:rsidRPr="00393278" w:rsidRDefault="002434A9" w:rsidP="002434A9">
            <w:r w:rsidRPr="00393278">
              <w:t>6.2.1 figure 4 updates</w:t>
            </w:r>
          </w:p>
          <w:p w:rsidR="002434A9" w:rsidRPr="00393278" w:rsidRDefault="002434A9" w:rsidP="002434A9">
            <w:r w:rsidRPr="00393278">
              <w:t>6.4.3 changes</w:t>
            </w:r>
          </w:p>
          <w:p w:rsidR="002434A9" w:rsidRPr="00393278" w:rsidRDefault="002434A9" w:rsidP="002434A9">
            <w:r w:rsidRPr="00393278">
              <w:t>6.5 changes</w:t>
            </w:r>
          </w:p>
          <w:p w:rsidR="002434A9" w:rsidRPr="00393278" w:rsidRDefault="002434A9" w:rsidP="002434A9"/>
        </w:tc>
      </w:tr>
      <w:tr w:rsidR="00EA213C" w:rsidRPr="00393278" w:rsidTr="00877977">
        <w:tc>
          <w:tcPr>
            <w:tcW w:w="850" w:type="dxa"/>
            <w:shd w:val="clear" w:color="auto" w:fill="auto"/>
          </w:tcPr>
          <w:p w:rsidR="002434A9" w:rsidRPr="00393278" w:rsidRDefault="002434A9" w:rsidP="009D377C">
            <w:pPr>
              <w:pStyle w:val="BodyText"/>
              <w:ind w:left="0"/>
            </w:pPr>
            <w:r w:rsidRPr="00393278">
              <w:t>PD10</w:t>
            </w:r>
          </w:p>
        </w:tc>
        <w:tc>
          <w:tcPr>
            <w:tcW w:w="1418" w:type="dxa"/>
            <w:shd w:val="clear" w:color="auto" w:fill="auto"/>
          </w:tcPr>
          <w:p w:rsidR="002434A9" w:rsidRPr="00393278" w:rsidRDefault="002434A9" w:rsidP="009D377C">
            <w:pPr>
              <w:pStyle w:val="BodyText"/>
              <w:ind w:left="0"/>
            </w:pPr>
            <w:r w:rsidRPr="00393278">
              <w:t>2015-06-17</w:t>
            </w:r>
          </w:p>
        </w:tc>
        <w:tc>
          <w:tcPr>
            <w:tcW w:w="1417" w:type="dxa"/>
            <w:shd w:val="clear" w:color="auto" w:fill="auto"/>
          </w:tcPr>
          <w:p w:rsidR="002434A9" w:rsidRPr="00393278" w:rsidRDefault="002434A9" w:rsidP="009D377C">
            <w:pPr>
              <w:pStyle w:val="BodyText"/>
              <w:ind w:left="0"/>
            </w:pPr>
            <w:r w:rsidRPr="00393278">
              <w:t>rsaanze</w:t>
            </w:r>
          </w:p>
        </w:tc>
        <w:tc>
          <w:tcPr>
            <w:tcW w:w="5721" w:type="dxa"/>
            <w:shd w:val="clear" w:color="auto" w:fill="auto"/>
          </w:tcPr>
          <w:p w:rsidR="002434A9" w:rsidRPr="00393278" w:rsidRDefault="002434A9" w:rsidP="002434A9">
            <w:r w:rsidRPr="00393278">
              <w:t>Updated revision history</w:t>
            </w:r>
          </w:p>
        </w:tc>
      </w:tr>
      <w:tr w:rsidR="00EA213C" w:rsidRPr="00393278" w:rsidTr="00877977">
        <w:tc>
          <w:tcPr>
            <w:tcW w:w="850" w:type="dxa"/>
            <w:shd w:val="clear" w:color="auto" w:fill="auto"/>
          </w:tcPr>
          <w:p w:rsidR="00EA213C" w:rsidRPr="00393278" w:rsidRDefault="00EA213C" w:rsidP="009D377C">
            <w:pPr>
              <w:pStyle w:val="BodyText"/>
              <w:ind w:left="0"/>
            </w:pPr>
            <w:r w:rsidRPr="00393278">
              <w:t>PD11</w:t>
            </w:r>
          </w:p>
        </w:tc>
        <w:tc>
          <w:tcPr>
            <w:tcW w:w="1418" w:type="dxa"/>
            <w:shd w:val="clear" w:color="auto" w:fill="auto"/>
          </w:tcPr>
          <w:p w:rsidR="00EA213C" w:rsidRPr="00393278" w:rsidRDefault="00EA213C" w:rsidP="009D377C">
            <w:pPr>
              <w:pStyle w:val="BodyText"/>
              <w:ind w:left="0"/>
            </w:pPr>
            <w:r w:rsidRPr="00393278">
              <w:t>2015-06-23</w:t>
            </w:r>
          </w:p>
        </w:tc>
        <w:tc>
          <w:tcPr>
            <w:tcW w:w="1417" w:type="dxa"/>
            <w:shd w:val="clear" w:color="auto" w:fill="auto"/>
          </w:tcPr>
          <w:p w:rsidR="00EA213C" w:rsidRPr="00393278" w:rsidRDefault="00EA213C" w:rsidP="009D377C">
            <w:pPr>
              <w:pStyle w:val="BodyText"/>
              <w:ind w:left="0"/>
            </w:pPr>
            <w:r w:rsidRPr="00393278">
              <w:t>rsaanze</w:t>
            </w:r>
          </w:p>
        </w:tc>
        <w:tc>
          <w:tcPr>
            <w:tcW w:w="5721" w:type="dxa"/>
            <w:shd w:val="clear" w:color="auto" w:fill="auto"/>
          </w:tcPr>
          <w:p w:rsidR="00EA213C" w:rsidRPr="00393278" w:rsidRDefault="00EA213C" w:rsidP="00EA213C">
            <w:r w:rsidRPr="00393278">
              <w:t>Added “Device Handling Interfaces” and “Device Handling Interfaces Design Rules” to reference list.</w:t>
            </w:r>
          </w:p>
        </w:tc>
      </w:tr>
      <w:tr w:rsidR="00877977" w:rsidRPr="00393278" w:rsidTr="00877977">
        <w:trPr>
          <w:ins w:id="429" w:author="Ian Dillon" w:date="2015-11-11T16:03:00Z"/>
        </w:trPr>
        <w:tc>
          <w:tcPr>
            <w:tcW w:w="850" w:type="dxa"/>
            <w:shd w:val="clear" w:color="auto" w:fill="auto"/>
          </w:tcPr>
          <w:p w:rsidR="00877977" w:rsidRPr="00393278" w:rsidRDefault="00D33A05" w:rsidP="009D377C">
            <w:pPr>
              <w:pStyle w:val="BodyText"/>
              <w:ind w:left="0"/>
              <w:rPr>
                <w:ins w:id="430" w:author="Ian Dillon" w:date="2015-11-11T16:03:00Z"/>
              </w:rPr>
            </w:pPr>
            <w:ins w:id="431" w:author="Ian Dillon" w:date="2015-11-11T16:03:00Z">
              <w:r w:rsidRPr="00393278">
                <w:t>P</w:t>
              </w:r>
            </w:ins>
            <w:ins w:id="432" w:author="Ian Dillon" w:date="2015-11-18T09:45:00Z">
              <w:r w:rsidRPr="00393278">
                <w:t>E1</w:t>
              </w:r>
            </w:ins>
          </w:p>
        </w:tc>
        <w:tc>
          <w:tcPr>
            <w:tcW w:w="1418" w:type="dxa"/>
            <w:shd w:val="clear" w:color="auto" w:fill="auto"/>
          </w:tcPr>
          <w:p w:rsidR="00877977" w:rsidRPr="00393278" w:rsidRDefault="00877977" w:rsidP="009D377C">
            <w:pPr>
              <w:pStyle w:val="BodyText"/>
              <w:ind w:left="0"/>
              <w:rPr>
                <w:ins w:id="433" w:author="Ian Dillon" w:date="2015-11-11T16:03:00Z"/>
              </w:rPr>
            </w:pPr>
            <w:ins w:id="434" w:author="Ian Dillon" w:date="2015-11-11T16:03:00Z">
              <w:r w:rsidRPr="00393278">
                <w:t>2015-11-</w:t>
              </w:r>
            </w:ins>
            <w:ins w:id="435" w:author="Ian Dillon" w:date="2015-11-11T16:19:00Z">
              <w:r w:rsidR="00CF07B7" w:rsidRPr="00393278">
                <w:t>11</w:t>
              </w:r>
            </w:ins>
          </w:p>
        </w:tc>
        <w:tc>
          <w:tcPr>
            <w:tcW w:w="1417" w:type="dxa"/>
            <w:shd w:val="clear" w:color="auto" w:fill="auto"/>
          </w:tcPr>
          <w:p w:rsidR="00877977" w:rsidRPr="00393278" w:rsidRDefault="00877977" w:rsidP="009D377C">
            <w:pPr>
              <w:pStyle w:val="BodyText"/>
              <w:ind w:left="0"/>
              <w:rPr>
                <w:ins w:id="436" w:author="Ian Dillon" w:date="2015-11-11T16:03:00Z"/>
              </w:rPr>
            </w:pPr>
            <w:ins w:id="437" w:author="Ian Dillon" w:date="2015-11-11T16:03:00Z">
              <w:r w:rsidRPr="00393278">
                <w:t>eiandil</w:t>
              </w:r>
            </w:ins>
          </w:p>
        </w:tc>
        <w:tc>
          <w:tcPr>
            <w:tcW w:w="5721" w:type="dxa"/>
            <w:shd w:val="clear" w:color="auto" w:fill="auto"/>
          </w:tcPr>
          <w:p w:rsidR="00877977" w:rsidRPr="00393278" w:rsidRDefault="00877977" w:rsidP="00EA213C">
            <w:pPr>
              <w:rPr>
                <w:ins w:id="438" w:author="Ian Dillon" w:date="2015-11-11T16:03:00Z"/>
              </w:rPr>
            </w:pPr>
            <w:ins w:id="439" w:author="Ian Dillon" w:date="2015-11-11T16:03:00Z">
              <w:r w:rsidRPr="00393278">
                <w:t>Update to include UL Spectrum Analyser additions to the architecture. Includes additions to Figure 4, modifications to section 6.4.1 and associated table, as well as section 6.4.2 and associated Figure 18.</w:t>
              </w:r>
            </w:ins>
          </w:p>
        </w:tc>
      </w:tr>
      <w:tr w:rsidR="00D33A05" w:rsidRPr="00393278" w:rsidTr="00877977">
        <w:trPr>
          <w:ins w:id="440" w:author="Ian Dillon" w:date="2015-11-18T09:46:00Z"/>
        </w:trPr>
        <w:tc>
          <w:tcPr>
            <w:tcW w:w="850" w:type="dxa"/>
            <w:shd w:val="clear" w:color="auto" w:fill="auto"/>
          </w:tcPr>
          <w:p w:rsidR="00D33A05" w:rsidRPr="00393278" w:rsidRDefault="00D33A05" w:rsidP="009D377C">
            <w:pPr>
              <w:pStyle w:val="BodyText"/>
              <w:ind w:left="0"/>
              <w:rPr>
                <w:ins w:id="441" w:author="Ian Dillon" w:date="2015-11-18T09:46:00Z"/>
              </w:rPr>
            </w:pPr>
            <w:ins w:id="442" w:author="Ian Dillon" w:date="2015-11-18T09:46:00Z">
              <w:r w:rsidRPr="00393278">
                <w:t>PE2</w:t>
              </w:r>
            </w:ins>
          </w:p>
        </w:tc>
        <w:tc>
          <w:tcPr>
            <w:tcW w:w="1418" w:type="dxa"/>
            <w:shd w:val="clear" w:color="auto" w:fill="auto"/>
          </w:tcPr>
          <w:p w:rsidR="00D33A05" w:rsidRPr="00393278" w:rsidRDefault="00D33A05" w:rsidP="009D377C">
            <w:pPr>
              <w:pStyle w:val="BodyText"/>
              <w:ind w:left="0"/>
              <w:rPr>
                <w:ins w:id="443" w:author="Ian Dillon" w:date="2015-11-18T09:46:00Z"/>
              </w:rPr>
            </w:pPr>
            <w:ins w:id="444" w:author="Ian Dillon" w:date="2015-11-18T09:46:00Z">
              <w:r w:rsidRPr="00393278">
                <w:t>2015-11-18</w:t>
              </w:r>
            </w:ins>
          </w:p>
        </w:tc>
        <w:tc>
          <w:tcPr>
            <w:tcW w:w="1417" w:type="dxa"/>
            <w:shd w:val="clear" w:color="auto" w:fill="auto"/>
          </w:tcPr>
          <w:p w:rsidR="00D33A05" w:rsidRPr="00393278" w:rsidRDefault="00D33A05" w:rsidP="009D377C">
            <w:pPr>
              <w:pStyle w:val="BodyText"/>
              <w:ind w:left="0"/>
              <w:rPr>
                <w:ins w:id="445" w:author="Ian Dillon" w:date="2015-11-18T09:46:00Z"/>
              </w:rPr>
            </w:pPr>
            <w:ins w:id="446" w:author="Ian Dillon" w:date="2015-11-18T09:46:00Z">
              <w:r w:rsidRPr="00393278">
                <w:t>eiandil</w:t>
              </w:r>
            </w:ins>
          </w:p>
        </w:tc>
        <w:tc>
          <w:tcPr>
            <w:tcW w:w="5721" w:type="dxa"/>
            <w:shd w:val="clear" w:color="auto" w:fill="auto"/>
          </w:tcPr>
          <w:p w:rsidR="00D33A05" w:rsidRPr="00393278" w:rsidRDefault="00D33A05" w:rsidP="00EA213C">
            <w:pPr>
              <w:rPr>
                <w:ins w:id="447" w:author="Ian Dillon" w:date="2015-11-18T09:47:00Z"/>
              </w:rPr>
            </w:pPr>
            <w:ins w:id="448" w:author="Ian Dillon" w:date="2015-11-18T09:46:00Z">
              <w:r w:rsidRPr="00393278">
                <w:t>Correct previous revision</w:t>
              </w:r>
            </w:ins>
            <w:ins w:id="449" w:author="Ian Dillon" w:date="2015-11-18T09:50:00Z">
              <w:r w:rsidR="00FB3116" w:rsidRPr="00393278">
                <w:t xml:space="preserve"> in history</w:t>
              </w:r>
            </w:ins>
            <w:ins w:id="450" w:author="Ian Dillon" w:date="2015-11-18T09:46:00Z">
              <w:r w:rsidRPr="00393278">
                <w:t>.</w:t>
              </w:r>
            </w:ins>
          </w:p>
          <w:p w:rsidR="00D33A05" w:rsidRPr="00393278" w:rsidRDefault="00D33A05" w:rsidP="00EA213C">
            <w:pPr>
              <w:rPr>
                <w:ins w:id="451" w:author="Ian Dillon" w:date="2015-11-18T09:46:00Z"/>
              </w:rPr>
            </w:pPr>
            <w:ins w:id="452" w:author="Ian Dillon" w:date="2015-11-18T09:47:00Z">
              <w:r w:rsidRPr="00393278">
                <w:t>Update figure 4 based on initial review comments.</w:t>
              </w:r>
            </w:ins>
          </w:p>
        </w:tc>
      </w:tr>
      <w:tr w:rsidR="00117562" w:rsidRPr="00393278" w:rsidTr="00877977">
        <w:trPr>
          <w:ins w:id="453" w:author="Anders Marklund O" w:date="2017-08-18T14:14:00Z"/>
        </w:trPr>
        <w:tc>
          <w:tcPr>
            <w:tcW w:w="850" w:type="dxa"/>
            <w:shd w:val="clear" w:color="auto" w:fill="auto"/>
          </w:tcPr>
          <w:p w:rsidR="00117562" w:rsidRPr="00393278" w:rsidRDefault="00117562" w:rsidP="009D377C">
            <w:pPr>
              <w:pStyle w:val="BodyText"/>
              <w:ind w:left="0"/>
              <w:rPr>
                <w:ins w:id="454" w:author="Anders Marklund O" w:date="2017-08-18T14:14:00Z"/>
              </w:rPr>
            </w:pPr>
            <w:ins w:id="455" w:author="Anders Marklund O" w:date="2017-08-18T14:14:00Z">
              <w:r w:rsidRPr="00393278">
                <w:t>PF1</w:t>
              </w:r>
            </w:ins>
          </w:p>
        </w:tc>
        <w:tc>
          <w:tcPr>
            <w:tcW w:w="1418" w:type="dxa"/>
            <w:shd w:val="clear" w:color="auto" w:fill="auto"/>
          </w:tcPr>
          <w:p w:rsidR="00117562" w:rsidRPr="00393278" w:rsidRDefault="00117562" w:rsidP="009D377C">
            <w:pPr>
              <w:pStyle w:val="BodyText"/>
              <w:ind w:left="0"/>
              <w:rPr>
                <w:ins w:id="456" w:author="Anders Marklund O" w:date="2017-08-18T14:14:00Z"/>
              </w:rPr>
            </w:pPr>
            <w:ins w:id="457" w:author="Anders Marklund O" w:date="2017-08-18T14:14:00Z">
              <w:r w:rsidRPr="00393278">
                <w:t>2017-08-18</w:t>
              </w:r>
            </w:ins>
          </w:p>
        </w:tc>
        <w:tc>
          <w:tcPr>
            <w:tcW w:w="1417" w:type="dxa"/>
            <w:shd w:val="clear" w:color="auto" w:fill="auto"/>
          </w:tcPr>
          <w:p w:rsidR="00117562" w:rsidRPr="00393278" w:rsidRDefault="00117562" w:rsidP="009D377C">
            <w:pPr>
              <w:pStyle w:val="BodyText"/>
              <w:ind w:left="0"/>
              <w:rPr>
                <w:ins w:id="458" w:author="Anders Marklund O" w:date="2017-08-18T14:14:00Z"/>
              </w:rPr>
            </w:pPr>
            <w:ins w:id="459" w:author="Anders Marklund O" w:date="2017-08-18T14:15:00Z">
              <w:r w:rsidRPr="00393278">
                <w:t>emndars</w:t>
              </w:r>
            </w:ins>
          </w:p>
        </w:tc>
        <w:tc>
          <w:tcPr>
            <w:tcW w:w="5721" w:type="dxa"/>
            <w:shd w:val="clear" w:color="auto" w:fill="auto"/>
          </w:tcPr>
          <w:p w:rsidR="00117562" w:rsidRPr="00393278" w:rsidRDefault="00117562" w:rsidP="00EA213C">
            <w:pPr>
              <w:rPr>
                <w:ins w:id="460" w:author="Anders Marklund O" w:date="2017-08-18T14:14:00Z"/>
              </w:rPr>
            </w:pPr>
            <w:ins w:id="461" w:author="Anders Marklund O" w:date="2017-08-18T14:15:00Z">
              <w:r w:rsidRPr="00393278">
                <w:t xml:space="preserve">ETSW </w:t>
              </w:r>
            </w:ins>
            <w:ins w:id="462" w:author="Anders Marklund O" w:date="2017-08-18T14:28:00Z">
              <w:r w:rsidR="00125C6A" w:rsidRPr="00393278">
                <w:t>(</w:t>
              </w:r>
            </w:ins>
            <w:ins w:id="463" w:author="Anders Marklund O" w:date="2017-08-18T14:29:00Z">
              <w:r w:rsidR="00125C6A" w:rsidRPr="00393278">
                <w:t>production test</w:t>
              </w:r>
            </w:ins>
            <w:ins w:id="464" w:author="Anders Marklund O" w:date="2017-08-18T14:28:00Z">
              <w:r w:rsidR="00125C6A" w:rsidRPr="00393278">
                <w:t>)</w:t>
              </w:r>
            </w:ins>
            <w:ins w:id="465" w:author="Anders Marklund O" w:date="2017-08-18T14:29:00Z">
              <w:r w:rsidR="00125C6A" w:rsidRPr="00393278">
                <w:t xml:space="preserve"> chapter</w:t>
              </w:r>
            </w:ins>
            <w:ins w:id="466" w:author="Anders Marklund O" w:date="2017-08-18T14:15:00Z">
              <w:r w:rsidRPr="00393278">
                <w:t xml:space="preserve"> added</w:t>
              </w:r>
            </w:ins>
            <w:ins w:id="467" w:author="Anders Marklund O" w:date="2017-08-18T14:30:00Z">
              <w:r w:rsidR="0055337D" w:rsidRPr="00393278">
                <w:t>.</w:t>
              </w:r>
              <w:r w:rsidR="00126592" w:rsidRPr="00393278">
                <w:t xml:space="preserve"> The chapter is a placeholder for ETSW information.</w:t>
              </w:r>
            </w:ins>
          </w:p>
        </w:tc>
      </w:tr>
      <w:tr w:rsidR="002C00A2" w:rsidRPr="00393278" w:rsidTr="00877977">
        <w:trPr>
          <w:ins w:id="468" w:author="Ismat Halabi" w:date="2020-04-24T19:38:00Z"/>
        </w:trPr>
        <w:tc>
          <w:tcPr>
            <w:tcW w:w="850" w:type="dxa"/>
            <w:shd w:val="clear" w:color="auto" w:fill="auto"/>
          </w:tcPr>
          <w:p w:rsidR="002C00A2" w:rsidRPr="00393278" w:rsidRDefault="002C00A2" w:rsidP="009D377C">
            <w:pPr>
              <w:pStyle w:val="BodyText"/>
              <w:ind w:left="0"/>
              <w:rPr>
                <w:ins w:id="469" w:author="Ismat Halabi" w:date="2020-04-24T19:38:00Z"/>
              </w:rPr>
            </w:pPr>
            <w:ins w:id="470" w:author="Ismat Halabi" w:date="2020-04-24T19:38:00Z">
              <w:r w:rsidRPr="00393278">
                <w:t>PF2</w:t>
              </w:r>
            </w:ins>
          </w:p>
        </w:tc>
        <w:tc>
          <w:tcPr>
            <w:tcW w:w="1418" w:type="dxa"/>
            <w:shd w:val="clear" w:color="auto" w:fill="auto"/>
          </w:tcPr>
          <w:p w:rsidR="002C00A2" w:rsidRPr="00393278" w:rsidRDefault="002C00A2" w:rsidP="009D377C">
            <w:pPr>
              <w:pStyle w:val="BodyText"/>
              <w:ind w:left="0"/>
              <w:rPr>
                <w:ins w:id="471" w:author="Ismat Halabi" w:date="2020-04-24T19:38:00Z"/>
              </w:rPr>
            </w:pPr>
            <w:ins w:id="472" w:author="Ismat Halabi" w:date="2020-04-24T19:38:00Z">
              <w:r w:rsidRPr="00393278">
                <w:t>2020-04-24</w:t>
              </w:r>
            </w:ins>
          </w:p>
        </w:tc>
        <w:tc>
          <w:tcPr>
            <w:tcW w:w="1417" w:type="dxa"/>
            <w:shd w:val="clear" w:color="auto" w:fill="auto"/>
          </w:tcPr>
          <w:p w:rsidR="002C00A2" w:rsidRPr="00393278" w:rsidRDefault="002C00A2" w:rsidP="009D377C">
            <w:pPr>
              <w:pStyle w:val="BodyText"/>
              <w:ind w:left="0"/>
              <w:rPr>
                <w:ins w:id="473" w:author="Ismat Halabi" w:date="2020-04-24T19:38:00Z"/>
              </w:rPr>
            </w:pPr>
            <w:ins w:id="474" w:author="Ismat Halabi" w:date="2020-04-24T19:39:00Z">
              <w:r w:rsidRPr="00393278">
                <w:t>e</w:t>
              </w:r>
            </w:ins>
            <w:ins w:id="475" w:author="Ismat Halabi" w:date="2020-04-24T19:38:00Z">
              <w:r w:rsidRPr="00393278">
                <w:t>raiha</w:t>
              </w:r>
            </w:ins>
            <w:ins w:id="476" w:author="Ismat Halabi" w:date="2020-04-24T19:39:00Z">
              <w:r w:rsidRPr="00393278">
                <w:t>l</w:t>
              </w:r>
            </w:ins>
          </w:p>
        </w:tc>
        <w:tc>
          <w:tcPr>
            <w:tcW w:w="5721" w:type="dxa"/>
            <w:shd w:val="clear" w:color="auto" w:fill="auto"/>
          </w:tcPr>
          <w:p w:rsidR="002C00A2" w:rsidRPr="00393278" w:rsidRDefault="002C00A2" w:rsidP="00EA213C">
            <w:pPr>
              <w:rPr>
                <w:ins w:id="477" w:author="Ismat Halabi" w:date="2020-04-24T19:38:00Z"/>
              </w:rPr>
            </w:pPr>
            <w:ins w:id="478" w:author="Ismat Halabi" w:date="2020-04-24T19:38:00Z">
              <w:r w:rsidRPr="00393278">
                <w:t>Added a chapter about RSWoS (Ra</w:t>
              </w:r>
            </w:ins>
            <w:ins w:id="479" w:author="Ismat Halabi" w:date="2020-04-24T19:39:00Z">
              <w:r w:rsidRPr="00393278">
                <w:t>d</w:t>
              </w:r>
            </w:ins>
            <w:ins w:id="480" w:author="Ismat Halabi" w:date="2020-04-24T19:38:00Z">
              <w:r w:rsidRPr="00393278">
                <w:t>io SW on Stub)</w:t>
              </w:r>
            </w:ins>
          </w:p>
        </w:tc>
      </w:tr>
    </w:tbl>
    <w:p w:rsidR="008C6DC1" w:rsidRPr="00157164" w:rsidRDefault="008C6DC1" w:rsidP="008C6DC1">
      <w:pPr>
        <w:pStyle w:val="Heading2"/>
      </w:pPr>
      <w:bookmarkStart w:id="481" w:name="_Toc38649710"/>
      <w:r w:rsidRPr="00157164">
        <w:t>Purpose</w:t>
      </w:r>
      <w:bookmarkEnd w:id="428"/>
      <w:bookmarkEnd w:id="481"/>
    </w:p>
    <w:p w:rsidR="008C6DC1" w:rsidRDefault="008C6DC1" w:rsidP="008C6DC1">
      <w:pPr>
        <w:pStyle w:val="BodyText"/>
      </w:pPr>
      <w:r w:rsidRPr="00157164">
        <w:t xml:space="preserve">The purpose of this document is to present the Radio </w:t>
      </w:r>
      <w:r w:rsidR="00A0045A">
        <w:t>A</w:t>
      </w:r>
      <w:r w:rsidRPr="00157164">
        <w:t xml:space="preserve">pplication </w:t>
      </w:r>
      <w:r>
        <w:t xml:space="preserve">reference </w:t>
      </w:r>
      <w:r w:rsidRPr="00157164">
        <w:t xml:space="preserve">architecture </w:t>
      </w:r>
      <w:r>
        <w:t>with</w:t>
      </w:r>
      <w:r w:rsidRPr="00157164">
        <w:t xml:space="preserve"> the </w:t>
      </w:r>
      <w:r w:rsidRPr="009A530C">
        <w:t>architectural end goals</w:t>
      </w:r>
      <w:r>
        <w:t xml:space="preserve"> in mind</w:t>
      </w:r>
      <w:r w:rsidRPr="00157164">
        <w:t xml:space="preserve">. </w:t>
      </w:r>
    </w:p>
    <w:p w:rsidR="008C6DC1" w:rsidRPr="00157164" w:rsidRDefault="008C6DC1" w:rsidP="008C6DC1">
      <w:pPr>
        <w:pStyle w:val="BodyText"/>
      </w:pPr>
      <w:r w:rsidRPr="00157164">
        <w:t xml:space="preserve">The </w:t>
      </w:r>
      <w:r>
        <w:t xml:space="preserve">document will also </w:t>
      </w:r>
      <w:r w:rsidRPr="00157164">
        <w:t xml:space="preserve">list </w:t>
      </w:r>
      <w:r>
        <w:t>key</w:t>
      </w:r>
      <w:r w:rsidRPr="00157164">
        <w:t xml:space="preserve"> references </w:t>
      </w:r>
      <w:r>
        <w:t>which provide further useful detailed information</w:t>
      </w:r>
      <w:r w:rsidRPr="00157164">
        <w:t>.</w:t>
      </w:r>
    </w:p>
    <w:p w:rsidR="008C6DC1" w:rsidRPr="00157164" w:rsidRDefault="008C6DC1" w:rsidP="008C6DC1">
      <w:pPr>
        <w:pStyle w:val="BodyText"/>
      </w:pPr>
      <w:r w:rsidRPr="00157164">
        <w:t xml:space="preserve">The intended </w:t>
      </w:r>
      <w:r>
        <w:t>audience</w:t>
      </w:r>
      <w:r w:rsidRPr="00157164">
        <w:t xml:space="preserve"> of this document is </w:t>
      </w:r>
      <w:r>
        <w:t xml:space="preserve">everyone </w:t>
      </w:r>
      <w:r w:rsidRPr="00157164">
        <w:t xml:space="preserve">who </w:t>
      </w:r>
      <w:r>
        <w:t xml:space="preserve">will benefit from understanding </w:t>
      </w:r>
      <w:r w:rsidRPr="00157164">
        <w:t xml:space="preserve">the Radio </w:t>
      </w:r>
      <w:r w:rsidR="00A0045A">
        <w:t>A</w:t>
      </w:r>
      <w:r w:rsidRPr="00157164">
        <w:t>pplication</w:t>
      </w:r>
      <w:r>
        <w:t xml:space="preserve"> architecture</w:t>
      </w:r>
      <w:r w:rsidRPr="00157164">
        <w:t>.</w:t>
      </w:r>
    </w:p>
    <w:p w:rsidR="008C6DC1" w:rsidRPr="00157164" w:rsidRDefault="008C6DC1" w:rsidP="008C6DC1">
      <w:pPr>
        <w:pStyle w:val="BodyText"/>
      </w:pPr>
      <w:r w:rsidRPr="00157164">
        <w:t xml:space="preserve">The architectural goals are primarily </w:t>
      </w:r>
      <w:r>
        <w:t>targeting</w:t>
      </w:r>
      <w:r w:rsidRPr="00157164">
        <w:t xml:space="preserve"> the designers, since this group is most affected by the </w:t>
      </w:r>
      <w:r>
        <w:t xml:space="preserve">architecture guidelines and </w:t>
      </w:r>
      <w:r w:rsidRPr="00157164">
        <w:t xml:space="preserve">rules </w:t>
      </w:r>
      <w:r>
        <w:t>-</w:t>
      </w:r>
      <w:r w:rsidRPr="00157164">
        <w:t>presented in this document</w:t>
      </w:r>
      <w:r>
        <w:t>-</w:t>
      </w:r>
      <w:r w:rsidRPr="00157164">
        <w:t xml:space="preserve">, </w:t>
      </w:r>
      <w:r>
        <w:t xml:space="preserve">as part of their task which includes </w:t>
      </w:r>
      <w:r w:rsidRPr="00157164">
        <w:t>maintaining the architecture.</w:t>
      </w:r>
    </w:p>
    <w:p w:rsidR="008C6DC1" w:rsidRPr="002168C6" w:rsidRDefault="008C6DC1" w:rsidP="008C6DC1">
      <w:pPr>
        <w:pStyle w:val="Heading2"/>
      </w:pPr>
      <w:bookmarkStart w:id="482" w:name="_Toc361295913"/>
      <w:bookmarkStart w:id="483" w:name="_Toc363737931"/>
      <w:bookmarkStart w:id="484" w:name="_Toc38649711"/>
      <w:r w:rsidRPr="002168C6">
        <w:t>Reader’s guidelines</w:t>
      </w:r>
      <w:bookmarkEnd w:id="482"/>
      <w:bookmarkEnd w:id="483"/>
      <w:bookmarkEnd w:id="484"/>
    </w:p>
    <w:p w:rsidR="008C6DC1" w:rsidRPr="002168C6" w:rsidRDefault="008C6DC1" w:rsidP="008C6DC1">
      <w:pPr>
        <w:pStyle w:val="BodyText"/>
      </w:pPr>
      <w:r w:rsidRPr="002168C6">
        <w:t xml:space="preserve">Text added or modified since the previous document version </w:t>
      </w:r>
      <w:r>
        <w:t>will</w:t>
      </w:r>
      <w:r w:rsidRPr="002168C6">
        <w:t xml:space="preserve"> be marked using MS Word’s change tracking or </w:t>
      </w:r>
      <w:r w:rsidRPr="004B27FC">
        <w:rPr>
          <w:color w:val="FF0000"/>
        </w:rPr>
        <w:t>red color</w:t>
      </w:r>
      <w:r w:rsidRPr="002168C6">
        <w:t xml:space="preserve"> coding. </w:t>
      </w:r>
    </w:p>
    <w:p w:rsidR="008C6DC1" w:rsidRPr="002168C6" w:rsidRDefault="008C6DC1" w:rsidP="008C6DC1">
      <w:pPr>
        <w:pStyle w:val="BodyText"/>
      </w:pPr>
      <w:r w:rsidRPr="002168C6">
        <w:lastRenderedPageBreak/>
        <w:t xml:space="preserve">Note that </w:t>
      </w:r>
      <w:r w:rsidRPr="002168C6">
        <w:rPr>
          <w:color w:val="3366FF"/>
        </w:rPr>
        <w:t>blue color</w:t>
      </w:r>
      <w:r w:rsidRPr="002168C6">
        <w:rPr>
          <w:color w:val="FF0000"/>
        </w:rPr>
        <w:t xml:space="preserve"> </w:t>
      </w:r>
      <w:r w:rsidRPr="002168C6">
        <w:t>is used for instructions belonging to the document template.</w:t>
      </w:r>
    </w:p>
    <w:p w:rsidR="008C6DC1" w:rsidRPr="002168C6" w:rsidRDefault="008C6DC1" w:rsidP="008C6DC1">
      <w:pPr>
        <w:pStyle w:val="Heading1"/>
      </w:pPr>
      <w:bookmarkStart w:id="485" w:name="_Toc361295914"/>
      <w:bookmarkStart w:id="486" w:name="_Toc363737932"/>
      <w:bookmarkStart w:id="487" w:name="_Toc38649712"/>
      <w:r w:rsidRPr="002168C6">
        <w:t>Overview</w:t>
      </w:r>
      <w:bookmarkEnd w:id="485"/>
      <w:bookmarkEnd w:id="486"/>
      <w:bookmarkEnd w:id="487"/>
    </w:p>
    <w:p w:rsidR="008C6DC1" w:rsidRDefault="008C6DC1" w:rsidP="008C6DC1">
      <w:pPr>
        <w:pStyle w:val="BodyText"/>
      </w:pPr>
      <w:r w:rsidRPr="00F450A5">
        <w:t xml:space="preserve">The </w:t>
      </w:r>
      <w:r>
        <w:t>Primary goals of the modularized Radio architecture are the following:</w:t>
      </w:r>
    </w:p>
    <w:p w:rsidR="008C6DC1" w:rsidRDefault="008C6DC1" w:rsidP="008C6DC1">
      <w:pPr>
        <w:pStyle w:val="ListBullet"/>
      </w:pPr>
      <w:r>
        <w:t>Enable parallel development to decrease the communication overhead between different design teams</w:t>
      </w:r>
    </w:p>
    <w:p w:rsidR="008C6DC1" w:rsidRDefault="008C6DC1" w:rsidP="008C6DC1">
      <w:pPr>
        <w:pStyle w:val="ListBullet"/>
      </w:pPr>
      <w:r>
        <w:t>Define  clear boundaries of responsibility</w:t>
      </w:r>
    </w:p>
    <w:p w:rsidR="008C6DC1" w:rsidRDefault="008C6DC1" w:rsidP="008C6DC1">
      <w:pPr>
        <w:pStyle w:val="ListBullet"/>
      </w:pPr>
      <w:r>
        <w:t>Introduce an easier way to scale the software in response to the Radio HW evolution</w:t>
      </w:r>
    </w:p>
    <w:p w:rsidR="008C6DC1" w:rsidRDefault="008C6DC1" w:rsidP="008C6DC1">
      <w:pPr>
        <w:pStyle w:val="ListBullet"/>
      </w:pPr>
      <w:r>
        <w:t>Ensure having a one-directional dependency between loosely coupled layers.</w:t>
      </w:r>
    </w:p>
    <w:p w:rsidR="003A7F92" w:rsidRPr="00F450A5" w:rsidRDefault="003A7F92" w:rsidP="008C6DC1">
      <w:pPr>
        <w:pStyle w:val="ListBullet"/>
      </w:pPr>
      <w:r>
        <w:t>Define guidance and governance for key principals</w:t>
      </w:r>
    </w:p>
    <w:p w:rsidR="008C6DC1" w:rsidRPr="002168C6" w:rsidRDefault="008C6DC1" w:rsidP="008C6DC1">
      <w:pPr>
        <w:pStyle w:val="Heading1"/>
      </w:pPr>
      <w:bookmarkStart w:id="488" w:name="_Toc327433984"/>
      <w:bookmarkStart w:id="489" w:name="_Toc327434149"/>
      <w:bookmarkStart w:id="490" w:name="_Toc361295915"/>
      <w:bookmarkStart w:id="491" w:name="_Toc363737933"/>
      <w:bookmarkStart w:id="492" w:name="_Toc38649713"/>
      <w:r w:rsidRPr="002168C6">
        <w:t>Scope definition</w:t>
      </w:r>
      <w:bookmarkEnd w:id="488"/>
      <w:bookmarkEnd w:id="489"/>
      <w:bookmarkEnd w:id="490"/>
      <w:bookmarkEnd w:id="491"/>
      <w:bookmarkEnd w:id="492"/>
      <w:r w:rsidRPr="002168C6">
        <w:t xml:space="preserve"> </w:t>
      </w:r>
    </w:p>
    <w:p w:rsidR="008C6DC1" w:rsidRDefault="008C6DC1" w:rsidP="008C6DC1">
      <w:pPr>
        <w:pStyle w:val="BodyText"/>
        <w:rPr>
          <w:color w:val="3366FF"/>
        </w:rPr>
      </w:pPr>
      <w:r w:rsidRPr="002168C6">
        <w:rPr>
          <w:color w:val="3366FF"/>
        </w:rPr>
        <w:t>List which functional areas, interfaces (ANTPI, R-LRCI</w:t>
      </w:r>
      <w:r>
        <w:rPr>
          <w:color w:val="3366FF"/>
        </w:rPr>
        <w:t>,</w:t>
      </w:r>
      <w:r w:rsidRPr="002168C6">
        <w:rPr>
          <w:color w:val="3366FF"/>
        </w:rPr>
        <w:t xml:space="preserve"> </w:t>
      </w:r>
      <w:r>
        <w:rPr>
          <w:color w:val="3366FF"/>
        </w:rPr>
        <w:t>e</w:t>
      </w:r>
      <w:r w:rsidRPr="002168C6">
        <w:rPr>
          <w:color w:val="3366FF"/>
        </w:rPr>
        <w:t>tc</w:t>
      </w:r>
      <w:r>
        <w:rPr>
          <w:color w:val="3366FF"/>
        </w:rPr>
        <w:t>…</w:t>
      </w:r>
      <w:r w:rsidRPr="002168C6">
        <w:rPr>
          <w:color w:val="3366FF"/>
        </w:rPr>
        <w:t>), and deliverables (AUBOOT</w:t>
      </w:r>
      <w:r>
        <w:rPr>
          <w:color w:val="3366FF"/>
        </w:rPr>
        <w:t>,</w:t>
      </w:r>
      <w:r w:rsidRPr="002168C6">
        <w:rPr>
          <w:color w:val="3366FF"/>
        </w:rPr>
        <w:t xml:space="preserve"> etc</w:t>
      </w:r>
      <w:r>
        <w:rPr>
          <w:color w:val="3366FF"/>
        </w:rPr>
        <w:t>…</w:t>
      </w:r>
      <w:r w:rsidRPr="002168C6">
        <w:rPr>
          <w:color w:val="3366FF"/>
        </w:rPr>
        <w:t>) that’s included in the scope.</w:t>
      </w:r>
    </w:p>
    <w:p w:rsidR="008C6DC1" w:rsidRPr="005B7EAD" w:rsidRDefault="008C6DC1" w:rsidP="008C6DC1">
      <w:pPr>
        <w:pStyle w:val="Heading1"/>
      </w:pPr>
      <w:bookmarkStart w:id="493" w:name="_Toc361295916"/>
      <w:bookmarkStart w:id="494" w:name="_Toc363737934"/>
      <w:bookmarkStart w:id="495" w:name="_Toc38649714"/>
      <w:r w:rsidRPr="005B7EAD">
        <w:t>Radio application in the RBS</w:t>
      </w:r>
      <w:bookmarkEnd w:id="493"/>
      <w:bookmarkEnd w:id="494"/>
      <w:bookmarkEnd w:id="495"/>
    </w:p>
    <w:p w:rsidR="008C6DC1" w:rsidRDefault="008C6DC1" w:rsidP="008C6DC1">
      <w:pPr>
        <w:pStyle w:val="Heading2"/>
      </w:pPr>
      <w:bookmarkStart w:id="496" w:name="_Toc361295917"/>
      <w:bookmarkStart w:id="497" w:name="_Toc363737935"/>
      <w:bookmarkStart w:id="498" w:name="_Toc38649715"/>
      <w:r>
        <w:t>RBS Overview</w:t>
      </w:r>
      <w:bookmarkEnd w:id="496"/>
      <w:bookmarkEnd w:id="497"/>
      <w:bookmarkEnd w:id="498"/>
    </w:p>
    <w:p w:rsidR="008C6DC1" w:rsidRPr="005B7EAD" w:rsidRDefault="008C6DC1" w:rsidP="008C6DC1">
      <w:pPr>
        <w:pStyle w:val="BodyText"/>
      </w:pPr>
      <w:r w:rsidRPr="005B7EAD">
        <w:t xml:space="preserve">The RBS HW may be schematically depicted as </w:t>
      </w:r>
      <w:r>
        <w:t>the assembly of four sub-</w:t>
      </w:r>
      <w:r w:rsidRPr="005B7EAD">
        <w:t xml:space="preserve">systems (cf. ref. </w:t>
      </w:r>
      <w:r w:rsidRPr="005B7EAD">
        <w:fldChar w:fldCharType="begin"/>
      </w:r>
      <w:r w:rsidRPr="005B7EAD">
        <w:instrText xml:space="preserve"> REF _Ref332034090 \r \h </w:instrText>
      </w:r>
      <w:r w:rsidRPr="005B7EAD">
        <w:instrText xml:space="preserve"> \* MERGEFORMAT </w:instrText>
      </w:r>
      <w:r w:rsidRPr="005B7EAD">
        <w:fldChar w:fldCharType="separate"/>
      </w:r>
      <w:r w:rsidR="006A5469">
        <w:t>[16]</w:t>
      </w:r>
      <w:r w:rsidRPr="005B7EAD">
        <w:fldChar w:fldCharType="end"/>
      </w:r>
      <w:r w:rsidRPr="005B7EAD">
        <w:t xml:space="preserve">, </w:t>
      </w:r>
      <w:r w:rsidRPr="005B7EAD">
        <w:fldChar w:fldCharType="begin"/>
      </w:r>
      <w:r w:rsidRPr="005B7EAD">
        <w:instrText xml:space="preserve"> REF _Ref332034093 \r \h </w:instrText>
      </w:r>
      <w:r w:rsidRPr="005B7EAD">
        <w:instrText xml:space="preserve"> \* MERGEFORMAT </w:instrText>
      </w:r>
      <w:r w:rsidRPr="005B7EAD">
        <w:fldChar w:fldCharType="separate"/>
      </w:r>
      <w:r w:rsidR="006A5469">
        <w:t>[17]</w:t>
      </w:r>
      <w:r w:rsidRPr="005B7EAD">
        <w:fldChar w:fldCharType="end"/>
      </w:r>
      <w:r w:rsidRPr="005B7EAD">
        <w:t xml:space="preserve"> and </w:t>
      </w:r>
      <w:r w:rsidRPr="005B7EAD">
        <w:fldChar w:fldCharType="begin"/>
      </w:r>
      <w:r w:rsidRPr="005B7EAD">
        <w:instrText xml:space="preserve"> REF _Ref332034095 \r \h </w:instrText>
      </w:r>
      <w:r w:rsidRPr="005B7EAD">
        <w:instrText xml:space="preserve"> \* MERGEFORMAT </w:instrText>
      </w:r>
      <w:r w:rsidRPr="005B7EAD">
        <w:fldChar w:fldCharType="separate"/>
      </w:r>
      <w:r w:rsidR="006A5469">
        <w:t>[18]</w:t>
      </w:r>
      <w:r w:rsidRPr="005B7EAD">
        <w:fldChar w:fldCharType="end"/>
      </w:r>
      <w:r w:rsidRPr="005B7EAD">
        <w:t>):</w:t>
      </w:r>
    </w:p>
    <w:p w:rsidR="008C6DC1" w:rsidRPr="005B7EAD" w:rsidRDefault="008C6DC1" w:rsidP="008C6DC1">
      <w:pPr>
        <w:pStyle w:val="BodyText"/>
      </w:pPr>
      <w:r>
        <w:rPr>
          <w:noProof/>
        </w:rPr>
      </w:r>
      <w:r>
        <w:pict>
          <v:shape id="_x0000_s1027" type="#_x0000_t75" style="width:5in;height:270.75pt;mso-position-horizontal-relative:char;mso-position-vertical-relative:line">
            <v:imagedata r:id="rId9" o:title=""/>
            <w10:anchorlock/>
          </v:shape>
        </w:pict>
      </w:r>
    </w:p>
    <w:p w:rsidR="008C6DC1" w:rsidRPr="005B7EAD" w:rsidRDefault="008C6DC1" w:rsidP="008C6DC1">
      <w:pPr>
        <w:pStyle w:val="Caption"/>
        <w:ind w:left="2880"/>
      </w:pPr>
      <w:bookmarkStart w:id="499" w:name="_Ref359837286"/>
      <w:r w:rsidRPr="005B7EAD">
        <w:t xml:space="preserve">Figure </w:t>
      </w:r>
      <w:fldSimple w:instr=" SEQ Figure \* ARABIC ">
        <w:r w:rsidR="006A5469">
          <w:rPr>
            <w:noProof/>
          </w:rPr>
          <w:t>1</w:t>
        </w:r>
      </w:fldSimple>
      <w:bookmarkEnd w:id="499"/>
      <w:r w:rsidRPr="005B7EAD">
        <w:t>: HW subsystems in the RBS</w:t>
      </w:r>
    </w:p>
    <w:p w:rsidR="008C6DC1" w:rsidRPr="005B7EAD" w:rsidRDefault="008C6DC1" w:rsidP="008C6DC1">
      <w:pPr>
        <w:pStyle w:val="BodyText"/>
      </w:pPr>
      <w:r w:rsidRPr="005B7EAD">
        <w:t>The RBS uses the Transport Network</w:t>
      </w:r>
      <w:r>
        <w:t xml:space="preserve"> (TN)</w:t>
      </w:r>
      <w:r w:rsidRPr="005B7EAD">
        <w:t xml:space="preserve"> interface to communicate with other network elements. </w:t>
      </w:r>
      <w:r>
        <w:t>The 3GPP a</w:t>
      </w:r>
      <w:r w:rsidRPr="005B7EAD">
        <w:t xml:space="preserve">ir interface </w:t>
      </w:r>
      <w:r>
        <w:t>(</w:t>
      </w:r>
      <w:r w:rsidRPr="005B7EAD">
        <w:t>Uu</w:t>
      </w:r>
      <w:r>
        <w:t>)</w:t>
      </w:r>
      <w:r w:rsidRPr="005B7EAD">
        <w:t xml:space="preserve"> is used to communicate with </w:t>
      </w:r>
      <w:r>
        <w:t>end</w:t>
      </w:r>
      <w:r w:rsidRPr="005B7EAD">
        <w:t xml:space="preserve">-user terminals served by the RBS. </w:t>
      </w:r>
    </w:p>
    <w:p w:rsidR="008C6DC1" w:rsidRPr="005B7EAD" w:rsidRDefault="008C6DC1" w:rsidP="008C6DC1">
      <w:pPr>
        <w:pStyle w:val="BodyText"/>
      </w:pPr>
      <w:r>
        <w:t>O</w:t>
      </w:r>
      <w:r w:rsidRPr="005B7EAD">
        <w:t>n the downlink</w:t>
      </w:r>
      <w:r>
        <w:t xml:space="preserve"> path</w:t>
      </w:r>
      <w:r w:rsidRPr="005B7EAD">
        <w:t xml:space="preserve">, the Digital Subsystem </w:t>
      </w:r>
      <w:r>
        <w:t xml:space="preserve">DU </w:t>
      </w:r>
      <w:r w:rsidRPr="005B7EAD">
        <w:t xml:space="preserve">receives information through the Transport Network interface and uses Baseband </w:t>
      </w:r>
      <w:r>
        <w:t xml:space="preserve">signal </w:t>
      </w:r>
      <w:r w:rsidRPr="005B7EAD">
        <w:t xml:space="preserve">processing to encode the data </w:t>
      </w:r>
      <w:r w:rsidRPr="00C72A20">
        <w:t xml:space="preserve">as IQ modulated digital data </w:t>
      </w:r>
      <w:r>
        <w:t>to meet the requirements of the antenna</w:t>
      </w:r>
      <w:r w:rsidRPr="005B7EAD">
        <w:t xml:space="preserve"> interface</w:t>
      </w:r>
      <w:r>
        <w:t xml:space="preserve"> (AI)</w:t>
      </w:r>
      <w:r w:rsidRPr="005B7EAD">
        <w:t xml:space="preserve">. The IQ digital data </w:t>
      </w:r>
      <w:r>
        <w:t>is then</w:t>
      </w:r>
      <w:r w:rsidRPr="005B7EAD">
        <w:t xml:space="preserve"> sent to the Radio Subsystem </w:t>
      </w:r>
      <w:r>
        <w:t xml:space="preserve">(RU) </w:t>
      </w:r>
      <w:r w:rsidRPr="005B7EAD">
        <w:t>through the CPRI</w:t>
      </w:r>
      <w:r>
        <w:t xml:space="preserve"> interface</w:t>
      </w:r>
      <w:r w:rsidRPr="005B7EAD">
        <w:t xml:space="preserve">. In the RU, the IQ data is used to modulate </w:t>
      </w:r>
      <w:r>
        <w:t>the</w:t>
      </w:r>
      <w:r w:rsidRPr="005B7EAD">
        <w:t xml:space="preserve"> downlink carrier to </w:t>
      </w:r>
      <w:r>
        <w:t xml:space="preserve">an RF signal, which is filtered, </w:t>
      </w:r>
      <w:r w:rsidRPr="005B7EAD">
        <w:t xml:space="preserve">amplified, and </w:t>
      </w:r>
      <w:r w:rsidR="00367F3B">
        <w:t>forwarded,</w:t>
      </w:r>
      <w:r w:rsidRPr="005B7EAD">
        <w:t xml:space="preserve"> to the antenna, where it </w:t>
      </w:r>
      <w:r>
        <w:t>is transmitted</w:t>
      </w:r>
      <w:r w:rsidRPr="005B7EAD">
        <w:t xml:space="preserve"> </w:t>
      </w:r>
      <w:r>
        <w:t>through the</w:t>
      </w:r>
      <w:r w:rsidRPr="005B7EAD">
        <w:t xml:space="preserve"> air interface.</w:t>
      </w:r>
    </w:p>
    <w:p w:rsidR="008C6DC1" w:rsidRDefault="008C6DC1" w:rsidP="008C6DC1">
      <w:pPr>
        <w:pStyle w:val="BodyText"/>
      </w:pPr>
      <w:r>
        <w:t>O</w:t>
      </w:r>
      <w:r w:rsidRPr="005B7EAD">
        <w:t>n the uplink</w:t>
      </w:r>
      <w:r>
        <w:t xml:space="preserve"> path</w:t>
      </w:r>
      <w:r w:rsidRPr="005B7EAD">
        <w:t xml:space="preserve">, the RF signal received </w:t>
      </w:r>
      <w:r>
        <w:t>by</w:t>
      </w:r>
      <w:r w:rsidRPr="005B7EAD">
        <w:t xml:space="preserve"> the antenna is amplified by the </w:t>
      </w:r>
      <w:r>
        <w:t>Tower Mounted Amplifier (</w:t>
      </w:r>
      <w:r w:rsidRPr="005B7EAD">
        <w:t>TMA</w:t>
      </w:r>
      <w:r>
        <w:t>)</w:t>
      </w:r>
      <w:r w:rsidRPr="005B7EAD">
        <w:t xml:space="preserve"> and sent to the RU, where it gets filtered, amplified</w:t>
      </w:r>
      <w:r>
        <w:t xml:space="preserve"> again</w:t>
      </w:r>
      <w:r w:rsidRPr="005B7EAD">
        <w:t xml:space="preserve">, demodulated and </w:t>
      </w:r>
      <w:r>
        <w:t>encoded</w:t>
      </w:r>
      <w:r w:rsidRPr="005B7EAD">
        <w:t xml:space="preserve"> to the IQ modulated digital signal. </w:t>
      </w:r>
    </w:p>
    <w:p w:rsidR="008C6DC1" w:rsidRPr="005B7EAD" w:rsidRDefault="008C6DC1" w:rsidP="008C6DC1">
      <w:pPr>
        <w:pStyle w:val="BodyText"/>
      </w:pPr>
      <w:r w:rsidRPr="005B7EAD">
        <w:t xml:space="preserve">Frequencies outside the </w:t>
      </w:r>
      <w:r>
        <w:t xml:space="preserve">range of the </w:t>
      </w:r>
      <w:r w:rsidRPr="005B7EAD">
        <w:t xml:space="preserve">configured carriers are filtered out. The IQ data is sent to the Baseband </w:t>
      </w:r>
      <w:r>
        <w:t xml:space="preserve">handler </w:t>
      </w:r>
      <w:r w:rsidRPr="005B7EAD">
        <w:t>in the Digital Subsystem, where the information is decoded, packed and transmitted through the Transport Network interface.</w:t>
      </w:r>
    </w:p>
    <w:p w:rsidR="008C6DC1" w:rsidRDefault="008C6DC1" w:rsidP="008C6DC1">
      <w:pPr>
        <w:pStyle w:val="Heading2"/>
      </w:pPr>
      <w:bookmarkStart w:id="500" w:name="_Toc361295918"/>
      <w:bookmarkStart w:id="501" w:name="_Toc363737936"/>
      <w:bookmarkStart w:id="502" w:name="_Toc38649716"/>
      <w:r>
        <w:t>Radio Sub-System Overview</w:t>
      </w:r>
      <w:bookmarkEnd w:id="500"/>
      <w:bookmarkEnd w:id="501"/>
      <w:bookmarkEnd w:id="502"/>
    </w:p>
    <w:p w:rsidR="008C6DC1" w:rsidRPr="005B7EAD" w:rsidRDefault="008C6DC1" w:rsidP="008C6DC1">
      <w:pPr>
        <w:pStyle w:val="BodyText"/>
      </w:pPr>
      <w:r w:rsidRPr="005B7EAD">
        <w:t xml:space="preserve">The Radio Subsystem consists of specialized electronic components to handle the two-way data flows between the CPRI ports and the antenna ports (see e.g. ref. </w:t>
      </w:r>
      <w:r w:rsidRPr="005B7EAD">
        <w:fldChar w:fldCharType="begin"/>
      </w:r>
      <w:r w:rsidRPr="005B7EAD">
        <w:instrText xml:space="preserve"> REF _Ref332187561 \r \h </w:instrText>
      </w:r>
      <w:r>
        <w:instrText xml:space="preserve"> \* MERGEFORMAT </w:instrText>
      </w:r>
      <w:r w:rsidRPr="005B7EAD">
        <w:fldChar w:fldCharType="separate"/>
      </w:r>
      <w:r w:rsidR="006A5469">
        <w:t>[19]</w:t>
      </w:r>
      <w:r w:rsidRPr="005B7EAD">
        <w:fldChar w:fldCharType="end"/>
      </w:r>
      <w:r w:rsidRPr="005B7EAD">
        <w:t xml:space="preserve">). </w:t>
      </w:r>
    </w:p>
    <w:p w:rsidR="008C6DC1" w:rsidRDefault="00A0045A" w:rsidP="008C6DC1">
      <w:pPr>
        <w:pStyle w:val="BodyText"/>
      </w:pPr>
      <w:r>
        <w:lastRenderedPageBreak/>
        <w:t>The Radio A</w:t>
      </w:r>
      <w:r w:rsidR="008C6DC1" w:rsidRPr="005B7EAD">
        <w:t xml:space="preserve">pplication is used to </w:t>
      </w:r>
      <w:r w:rsidR="008C6DC1">
        <w:t xml:space="preserve">configure, </w:t>
      </w:r>
      <w:r w:rsidR="008C6DC1" w:rsidRPr="005B7EAD">
        <w:t>control</w:t>
      </w:r>
      <w:r w:rsidR="008C6DC1">
        <w:t>, and manage</w:t>
      </w:r>
      <w:r w:rsidR="008C6DC1" w:rsidRPr="005B7EAD">
        <w:t xml:space="preserve"> these components; more specifically to initialize </w:t>
      </w:r>
      <w:r w:rsidR="008C6DC1">
        <w:t>the RU during radio board start-</w:t>
      </w:r>
      <w:r w:rsidR="008C6DC1" w:rsidRPr="005B7EAD">
        <w:t xml:space="preserve">up, to </w:t>
      </w:r>
      <w:r w:rsidR="008C6DC1">
        <w:t xml:space="preserve">configure them to support </w:t>
      </w:r>
      <w:r w:rsidR="008C6DC1" w:rsidRPr="005B7EAD">
        <w:t xml:space="preserve">the carriers required by the Digital Subsystem, </w:t>
      </w:r>
      <w:r w:rsidR="008C6DC1">
        <w:t xml:space="preserve">to make adjustment to the configuration [compensation] as result of environmental or carrier power and/or frequency related changes, and </w:t>
      </w:r>
      <w:r w:rsidR="008C6DC1" w:rsidRPr="005B7EAD">
        <w:t>to supervise their operation</w:t>
      </w:r>
      <w:r w:rsidR="008C6DC1">
        <w:t xml:space="preserve"> to ensure the health of the RU components and take any needed corrective actions</w:t>
      </w:r>
      <w:r w:rsidR="008C6DC1" w:rsidRPr="005B7EAD">
        <w:t xml:space="preserve">. </w:t>
      </w:r>
    </w:p>
    <w:p w:rsidR="008C6DC1" w:rsidRPr="005B7EAD" w:rsidRDefault="00A0045A" w:rsidP="008C6DC1">
      <w:pPr>
        <w:pStyle w:val="BodyText"/>
      </w:pPr>
      <w:r>
        <w:t>The Radio A</w:t>
      </w:r>
      <w:r w:rsidR="008C6DC1" w:rsidRPr="005B7EAD">
        <w:t>pplication also handles measurements</w:t>
      </w:r>
      <w:r w:rsidR="008C6DC1">
        <w:t xml:space="preserve"> functions</w:t>
      </w:r>
      <w:r w:rsidR="008C6DC1" w:rsidRPr="005B7EAD">
        <w:t xml:space="preserve">, e.g. the transmitted and received radio signal power, </w:t>
      </w:r>
      <w:r w:rsidR="008C6DC1">
        <w:t>as well as the supervision of</w:t>
      </w:r>
      <w:r w:rsidR="008C6DC1" w:rsidRPr="005B7EAD">
        <w:t xml:space="preserve"> the antenna interface</w:t>
      </w:r>
      <w:r w:rsidR="008C6DC1">
        <w:t>,</w:t>
      </w:r>
      <w:r w:rsidR="008C6DC1" w:rsidRPr="005B7EAD">
        <w:t xml:space="preserve"> and control</w:t>
      </w:r>
      <w:r w:rsidR="008C6DC1">
        <w:t xml:space="preserve"> of</w:t>
      </w:r>
      <w:r w:rsidR="008C6DC1" w:rsidRPr="005B7EAD">
        <w:t xml:space="preserve"> </w:t>
      </w:r>
      <w:r w:rsidR="008C6DC1">
        <w:t>the</w:t>
      </w:r>
      <w:r w:rsidR="008C6DC1" w:rsidRPr="005B7EAD">
        <w:t xml:space="preserve"> antenna devices.</w:t>
      </w:r>
    </w:p>
    <w:p w:rsidR="008C6DC1" w:rsidRPr="005B7EAD" w:rsidRDefault="008F4F83" w:rsidP="008F4F83">
      <w:pPr>
        <w:pStyle w:val="BodyText"/>
        <w:ind w:left="1440"/>
      </w:pPr>
      <w:r w:rsidRPr="00C35CCC">
        <w:rPr>
          <w:noProof/>
          <w:lang w:val="en-CA" w:eastAsia="en-CA"/>
        </w:rPr>
        <w:pict>
          <v:shape id="Picture 1" o:spid="_x0000_i1032" type="#_x0000_t75" style="width:399pt;height:240pt;visibility:visible">
            <v:imagedata r:id="rId10" o:title=""/>
          </v:shape>
        </w:pict>
      </w:r>
    </w:p>
    <w:p w:rsidR="008C6DC1" w:rsidRPr="005B7EAD" w:rsidRDefault="008C6DC1" w:rsidP="008C6DC1">
      <w:pPr>
        <w:pStyle w:val="Caption"/>
        <w:ind w:left="2552"/>
      </w:pPr>
      <w:bookmarkStart w:id="503" w:name="_Ref332375291"/>
      <w:r w:rsidRPr="005B7EAD">
        <w:t xml:space="preserve">Figure </w:t>
      </w:r>
      <w:fldSimple w:instr=" SEQ Figure \* ARABIC ">
        <w:r w:rsidR="006A5469">
          <w:rPr>
            <w:noProof/>
          </w:rPr>
          <w:t>2</w:t>
        </w:r>
      </w:fldSimple>
      <w:bookmarkEnd w:id="503"/>
      <w:r w:rsidRPr="005B7EAD">
        <w:t>: Radio application, middleware and OS</w:t>
      </w:r>
    </w:p>
    <w:p w:rsidR="008C6DC1" w:rsidRDefault="00A0045A" w:rsidP="008C6DC1">
      <w:pPr>
        <w:pStyle w:val="BodyText"/>
      </w:pPr>
      <w:r>
        <w:t>The Radio A</w:t>
      </w:r>
      <w:r w:rsidR="008C6DC1" w:rsidRPr="005B7EAD">
        <w:t xml:space="preserve">pplication communicates with </w:t>
      </w:r>
      <w:r w:rsidR="008C6DC1">
        <w:t>external world “</w:t>
      </w:r>
      <w:r w:rsidR="008C6DC1">
        <w:rPr>
          <w:i/>
        </w:rPr>
        <w:t>external</w:t>
      </w:r>
      <w:r w:rsidR="008C6DC1" w:rsidRPr="00D56270">
        <w:rPr>
          <w:i/>
        </w:rPr>
        <w:t xml:space="preserve"> client</w:t>
      </w:r>
      <w:r w:rsidR="008C6DC1">
        <w:rPr>
          <w:i/>
        </w:rPr>
        <w:t>”</w:t>
      </w:r>
      <w:r w:rsidR="008C6DC1" w:rsidRPr="005B7EAD">
        <w:t xml:space="preserve">, </w:t>
      </w:r>
      <w:r w:rsidR="008C6DC1">
        <w:t>typically</w:t>
      </w:r>
      <w:r w:rsidR="008C6DC1" w:rsidRPr="005B7EAD">
        <w:t xml:space="preserve"> the RBS control SW on the DU, using a collection of interfaces known as the O&amp;M interfaces</w:t>
      </w:r>
      <w:r w:rsidR="008C6DC1">
        <w:t xml:space="preserve">, which are </w:t>
      </w:r>
      <w:r w:rsidR="008C6DC1" w:rsidRPr="005B7EAD">
        <w:t xml:space="preserve">implemented as asynchronous signaling interfaces tunneled </w:t>
      </w:r>
      <w:r w:rsidR="008C6DC1">
        <w:t>through</w:t>
      </w:r>
      <w:r w:rsidR="008C6DC1" w:rsidRPr="005B7EAD">
        <w:t xml:space="preserve"> the CPR</w:t>
      </w:r>
      <w:r w:rsidR="008C6DC1">
        <w:t>I interface</w:t>
      </w:r>
      <w:r w:rsidR="008C6DC1" w:rsidRPr="005B7EAD">
        <w:t xml:space="preserve">. These interfaces are used to </w:t>
      </w:r>
      <w:r w:rsidR="008C6DC1">
        <w:t xml:space="preserve">configure, </w:t>
      </w:r>
      <w:r w:rsidR="008C6DC1" w:rsidRPr="005B7EAD">
        <w:t>control</w:t>
      </w:r>
      <w:r w:rsidR="008C6DC1">
        <w:t>, and manage the RU</w:t>
      </w:r>
      <w:r w:rsidR="008C6DC1" w:rsidRPr="005B7EAD">
        <w:t xml:space="preserve"> </w:t>
      </w:r>
      <w:r w:rsidR="008C6DC1">
        <w:t>entire</w:t>
      </w:r>
      <w:r w:rsidR="008C6DC1" w:rsidRPr="005B7EAD">
        <w:t xml:space="preserve"> operation, including carrier set-up, antenna equipment control, </w:t>
      </w:r>
      <w:r w:rsidR="008C6DC1">
        <w:t xml:space="preserve">compensation, </w:t>
      </w:r>
      <w:r w:rsidR="008C6DC1" w:rsidRPr="005B7EAD">
        <w:t>supervision</w:t>
      </w:r>
      <w:r w:rsidR="008C6DC1">
        <w:t xml:space="preserve">, </w:t>
      </w:r>
      <w:r w:rsidR="008C6DC1" w:rsidRPr="005B7EAD">
        <w:t xml:space="preserve">fault handling, and measurements. </w:t>
      </w:r>
    </w:p>
    <w:p w:rsidR="008C6DC1" w:rsidRPr="005B7EAD" w:rsidRDefault="008C6DC1" w:rsidP="008C6DC1">
      <w:pPr>
        <w:pStyle w:val="BodyText"/>
      </w:pPr>
      <w:r>
        <w:t>After the completion of the RU</w:t>
      </w:r>
      <w:r w:rsidRPr="005B7EAD">
        <w:t xml:space="preserve"> start-up</w:t>
      </w:r>
      <w:r>
        <w:t xml:space="preserve"> cycle</w:t>
      </w:r>
      <w:r w:rsidRPr="005B7EAD">
        <w:t>, the Radio</w:t>
      </w:r>
      <w:r>
        <w:t xml:space="preserve"> unit is put</w:t>
      </w:r>
      <w:r w:rsidRPr="005B7EAD">
        <w:t xml:space="preserve"> in</w:t>
      </w:r>
      <w:r>
        <w:t>to</w:t>
      </w:r>
      <w:r w:rsidRPr="005B7EAD">
        <w:t xml:space="preserve"> an idle state</w:t>
      </w:r>
      <w:r w:rsidR="00F07D9A">
        <w:t xml:space="preserve"> –from an O&amp;M prospective. Some Supervision activities are carried out in this state- </w:t>
      </w:r>
      <w:r>
        <w:t>.</w:t>
      </w:r>
      <w:r w:rsidRPr="005B7EAD">
        <w:t xml:space="preserve"> O&amp;M signaling is </w:t>
      </w:r>
      <w:r>
        <w:t>required</w:t>
      </w:r>
      <w:r w:rsidRPr="005B7EAD">
        <w:t xml:space="preserve"> to </w:t>
      </w:r>
      <w:r>
        <w:t>set the radio</w:t>
      </w:r>
      <w:r w:rsidR="00F07D9A">
        <w:t xml:space="preserve"> to any other state</w:t>
      </w:r>
      <w:r w:rsidRPr="005B7EAD">
        <w:t>.</w:t>
      </w:r>
    </w:p>
    <w:p w:rsidR="008C6DC1" w:rsidRDefault="00A0045A" w:rsidP="008C6DC1">
      <w:pPr>
        <w:pStyle w:val="BodyText"/>
      </w:pPr>
      <w:r>
        <w:t>The Radio A</w:t>
      </w:r>
      <w:r w:rsidR="008C6DC1" w:rsidRPr="005B7EAD">
        <w:t xml:space="preserve">pplication uses the </w:t>
      </w:r>
      <w:r w:rsidR="008C6DC1">
        <w:t>middleware (</w:t>
      </w:r>
      <w:r w:rsidR="008C6DC1" w:rsidRPr="005B7EAD">
        <w:t>XP platform</w:t>
      </w:r>
      <w:r w:rsidR="008C6DC1">
        <w:t>)</w:t>
      </w:r>
      <w:r w:rsidR="008C6DC1" w:rsidRPr="005B7EAD">
        <w:t xml:space="preserve"> API to communicate with the HW devices through the HW buses: I2C, SPI and General I/O, </w:t>
      </w:r>
      <w:r w:rsidR="008C6DC1">
        <w:t xml:space="preserve">as well as </w:t>
      </w:r>
      <w:r w:rsidR="008C6DC1" w:rsidRPr="005B7EAD">
        <w:t xml:space="preserve">to set up the memory bank registers for access to the memory-mapped devices. </w:t>
      </w:r>
    </w:p>
    <w:p w:rsidR="008C6DC1" w:rsidRPr="005B7EAD" w:rsidRDefault="008C6DC1" w:rsidP="008C6DC1">
      <w:pPr>
        <w:pStyle w:val="BodyText"/>
      </w:pPr>
      <w:r w:rsidRPr="005B7EAD">
        <w:lastRenderedPageBreak/>
        <w:t xml:space="preserve">The </w:t>
      </w:r>
      <w:r>
        <w:t>middleware (</w:t>
      </w:r>
      <w:r w:rsidRPr="005B7EAD">
        <w:t>XP</w:t>
      </w:r>
      <w:r>
        <w:t>)</w:t>
      </w:r>
      <w:r w:rsidRPr="005B7EAD">
        <w:t xml:space="preserve"> API offers a broad </w:t>
      </w:r>
      <w:r>
        <w:t>list</w:t>
      </w:r>
      <w:r w:rsidRPr="005B7EAD">
        <w:t xml:space="preserve"> of platform services, such as access to flash and HW log, loading FGPAs, controlling the board’s man-machine interface, and more. The XP API is asynchronous and implemented as both function calls and signals.</w:t>
      </w:r>
    </w:p>
    <w:p w:rsidR="008C6DC1" w:rsidRDefault="008C6DC1" w:rsidP="008C6DC1">
      <w:pPr>
        <w:pStyle w:val="BodyText"/>
      </w:pPr>
      <w:r w:rsidRPr="00FF4979">
        <w:t>The responsibility for the low-level HW contr</w:t>
      </w:r>
      <w:r w:rsidR="00A0045A">
        <w:t>ol is shared between the Radio A</w:t>
      </w:r>
      <w:r w:rsidRPr="00FF4979">
        <w:t xml:space="preserve">pplication </w:t>
      </w:r>
      <w:r w:rsidR="00FB44D5">
        <w:t xml:space="preserve">SW </w:t>
      </w:r>
      <w:r w:rsidRPr="00FF4979">
        <w:t xml:space="preserve">and the XP platform </w:t>
      </w:r>
      <w:r>
        <w:t>with</w:t>
      </w:r>
      <w:r w:rsidRPr="00FF4979">
        <w:t xml:space="preserve"> some functions implemented </w:t>
      </w:r>
      <w:r>
        <w:t>by</w:t>
      </w:r>
      <w:r w:rsidRPr="00FF4979">
        <w:t xml:space="preserve"> both. </w:t>
      </w:r>
    </w:p>
    <w:p w:rsidR="008C6DC1" w:rsidRDefault="008C6DC1" w:rsidP="008C6DC1">
      <w:pPr>
        <w:pStyle w:val="BodyText"/>
      </w:pPr>
      <w:r w:rsidRPr="00FF4979">
        <w:t>Several SPI and General I/O buses are owne</w:t>
      </w:r>
      <w:r w:rsidR="00A0045A">
        <w:t>d and controlled by the Radio A</w:t>
      </w:r>
      <w:r w:rsidRPr="00FF4979">
        <w:t xml:space="preserve">pplication. These buses are accessed using the memory-mapped I/O rather than XP API. </w:t>
      </w:r>
    </w:p>
    <w:p w:rsidR="008C6DC1" w:rsidRPr="00FF4979" w:rsidRDefault="008C6DC1" w:rsidP="008C6DC1">
      <w:pPr>
        <w:pStyle w:val="BodyText"/>
      </w:pPr>
      <w:r w:rsidRPr="00FF4979">
        <w:t xml:space="preserve">FPGAs </w:t>
      </w:r>
      <w:r>
        <w:t xml:space="preserve">loading </w:t>
      </w:r>
      <w:r w:rsidRPr="00FF4979">
        <w:t xml:space="preserve">have </w:t>
      </w:r>
      <w:r>
        <w:t xml:space="preserve">2 distinct implementations </w:t>
      </w:r>
      <w:r w:rsidRPr="00FF4979">
        <w:t>in the XP platform</w:t>
      </w:r>
      <w:r>
        <w:t xml:space="preserve">, </w:t>
      </w:r>
      <w:r w:rsidR="00A0045A">
        <w:t>and the Radio A</w:t>
      </w:r>
      <w:r w:rsidRPr="00FF4979">
        <w:t>pplication.</w:t>
      </w:r>
    </w:p>
    <w:p w:rsidR="008C6DC1" w:rsidRPr="00AC3D26" w:rsidRDefault="008C6DC1" w:rsidP="008C6DC1">
      <w:pPr>
        <w:pStyle w:val="BodyText"/>
      </w:pPr>
      <w:r w:rsidRPr="00AC3D26">
        <w:t xml:space="preserve">The </w:t>
      </w:r>
      <w:r>
        <w:t>Operating System (</w:t>
      </w:r>
      <w:r w:rsidRPr="00AC3D26">
        <w:t>OSE</w:t>
      </w:r>
      <w:r>
        <w:t>)</w:t>
      </w:r>
      <w:r w:rsidRPr="00AC3D26">
        <w:t xml:space="preserve"> API is used for inter-process communication,</w:t>
      </w:r>
      <w:r>
        <w:t xml:space="preserve"> spawning processes</w:t>
      </w:r>
      <w:r w:rsidRPr="00AC3D26">
        <w:t>, file system access and other operating system services. The OSE API is implemented as function calls. The procedures are synchronous and often blocking.</w:t>
      </w:r>
    </w:p>
    <w:p w:rsidR="008C6DC1" w:rsidRDefault="008C6DC1" w:rsidP="008C6DC1">
      <w:pPr>
        <w:pStyle w:val="BodyText"/>
      </w:pPr>
      <w:r w:rsidRPr="005B7EAD">
        <w:t xml:space="preserve">The HW interface to access the HW devices on the Radio board is </w:t>
      </w:r>
      <w:r>
        <w:t>defined in terms of addresses and data</w:t>
      </w:r>
      <w:r w:rsidRPr="005B7EAD">
        <w:t xml:space="preserve">. </w:t>
      </w:r>
      <w:r w:rsidRPr="00CA13A0">
        <w:t>The HW interface defines what, where and in what sequence to write</w:t>
      </w:r>
      <w:r>
        <w:t xml:space="preserve"> to the HW</w:t>
      </w:r>
      <w:r w:rsidRPr="00CA13A0">
        <w:t xml:space="preserve"> to achieve wanted behavior, </w:t>
      </w:r>
      <w:r>
        <w:t>as well as</w:t>
      </w:r>
      <w:r w:rsidRPr="00CA13A0">
        <w:t xml:space="preserve"> how to read</w:t>
      </w:r>
      <w:r>
        <w:t xml:space="preserve"> the HW</w:t>
      </w:r>
      <w:r w:rsidRPr="00CA13A0">
        <w:t xml:space="preserve">, to retrieve </w:t>
      </w:r>
      <w:r>
        <w:t xml:space="preserve">the </w:t>
      </w:r>
      <w:r w:rsidRPr="00CA13A0">
        <w:t>required data</w:t>
      </w:r>
      <w:r w:rsidRPr="005B7EAD">
        <w:t>.</w:t>
      </w:r>
    </w:p>
    <w:p w:rsidR="008F4F83" w:rsidRDefault="008F4F83" w:rsidP="008F4F83">
      <w:pPr>
        <w:pStyle w:val="BodyText"/>
      </w:pPr>
      <w:r>
        <w:t xml:space="preserve">The RICR software is responsible for management of communication links between baseband modules and RE units. An Ericsson proprietary version of the CPRI protocol is used for these links, which is capable of handling O&amp;M control signaling, I/Q data, and synchronization between RE and baseband modules. </w:t>
      </w:r>
    </w:p>
    <w:p w:rsidR="008F4F83" w:rsidRDefault="008F4F83" w:rsidP="008F4F83">
      <w:pPr>
        <w:pStyle w:val="BodyText"/>
      </w:pPr>
      <w:r>
        <w:t>RICR supports cascading, time distribution and error handling of the CPRI link.</w:t>
      </w:r>
    </w:p>
    <w:p w:rsidR="008F4F83" w:rsidRDefault="008F4F83" w:rsidP="008F4F83">
      <w:pPr>
        <w:pStyle w:val="BodyText"/>
      </w:pPr>
      <w:r>
        <w:t>RICR provides the following SW interfaces:</w:t>
      </w:r>
    </w:p>
    <w:p w:rsidR="008F4F83" w:rsidRDefault="008F4F83" w:rsidP="00D616FD">
      <w:pPr>
        <w:pStyle w:val="BodyText"/>
        <w:numPr>
          <w:ilvl w:val="0"/>
          <w:numId w:val="30"/>
        </w:numPr>
      </w:pPr>
      <w:r>
        <w:t>RICRAI - the interface towards the Radio Application.</w:t>
      </w:r>
    </w:p>
    <w:p w:rsidR="008F4F83" w:rsidRDefault="008F4F83" w:rsidP="00D616FD">
      <w:pPr>
        <w:pStyle w:val="BodyText"/>
        <w:numPr>
          <w:ilvl w:val="0"/>
          <w:numId w:val="30"/>
        </w:numPr>
      </w:pPr>
      <w:r>
        <w:t xml:space="preserve">LTUI – </w:t>
      </w:r>
      <w:r w:rsidR="00A0045A">
        <w:t>An interface towards the Radio A</w:t>
      </w:r>
      <w:r>
        <w:t>pplication for LTU management</w:t>
      </w:r>
    </w:p>
    <w:p w:rsidR="008F4F83" w:rsidRDefault="008F4F83" w:rsidP="00D616FD">
      <w:pPr>
        <w:pStyle w:val="BodyText"/>
        <w:numPr>
          <w:ilvl w:val="0"/>
          <w:numId w:val="30"/>
        </w:numPr>
      </w:pPr>
      <w:r>
        <w:t>RICI - the signal interface between a REC (for example RICM on DU) and RICR.</w:t>
      </w:r>
    </w:p>
    <w:p w:rsidR="008F4F83" w:rsidRDefault="008F4F83" w:rsidP="008F4F83">
      <w:pPr>
        <w:pStyle w:val="BodyText"/>
      </w:pPr>
      <w:r>
        <w:t>RICR interacts with the following hardware:</w:t>
      </w:r>
    </w:p>
    <w:p w:rsidR="008F4F83" w:rsidRDefault="008F4F83" w:rsidP="00D616FD">
      <w:pPr>
        <w:pStyle w:val="BodyText"/>
        <w:numPr>
          <w:ilvl w:val="0"/>
          <w:numId w:val="30"/>
        </w:numPr>
      </w:pPr>
      <w:r>
        <w:t>COM FPGA</w:t>
      </w:r>
    </w:p>
    <w:p w:rsidR="008F4F83" w:rsidRDefault="008F4F83" w:rsidP="00D616FD">
      <w:pPr>
        <w:pStyle w:val="BodyText"/>
        <w:numPr>
          <w:ilvl w:val="0"/>
          <w:numId w:val="30"/>
        </w:numPr>
      </w:pPr>
      <w:r>
        <w:t>XCU FPGA</w:t>
      </w:r>
    </w:p>
    <w:p w:rsidR="008F4F83" w:rsidRPr="005B7EAD" w:rsidRDefault="008F4F83" w:rsidP="008F4F83">
      <w:pPr>
        <w:pStyle w:val="BodyText"/>
      </w:pPr>
      <w:r>
        <w:t>RICR is implemented as a library which is included in RE SW. RE SW initializes RICR when the FPGA is loaded. RICR then starts its own processes.</w:t>
      </w:r>
    </w:p>
    <w:p w:rsidR="008C6DC1" w:rsidRPr="003671F2" w:rsidRDefault="008C6DC1" w:rsidP="008C6DC1">
      <w:pPr>
        <w:pStyle w:val="BodyText"/>
        <w:rPr>
          <w:b/>
          <w:u w:val="single"/>
        </w:rPr>
      </w:pPr>
      <w:r w:rsidRPr="003671F2">
        <w:rPr>
          <w:b/>
          <w:u w:val="single"/>
        </w:rPr>
        <w:lastRenderedPageBreak/>
        <w:t>NOTE:</w:t>
      </w:r>
    </w:p>
    <w:p w:rsidR="008C6DC1" w:rsidRPr="005B7EAD" w:rsidRDefault="008C6DC1" w:rsidP="008C6DC1">
      <w:pPr>
        <w:pStyle w:val="BodyText"/>
      </w:pPr>
      <w:r>
        <w:t xml:space="preserve">As shown in </w:t>
      </w:r>
      <w:r>
        <w:fldChar w:fldCharType="begin"/>
      </w:r>
      <w:r>
        <w:instrText xml:space="preserve"> REF _Ref332375291 \h </w:instrText>
      </w:r>
      <w:r>
        <w:fldChar w:fldCharType="separate"/>
      </w:r>
      <w:ins w:id="504" w:author="DDS" w:date="2020-04-24T19:49:00Z">
        <w:r w:rsidR="006A5469" w:rsidRPr="005B7EAD">
          <w:t xml:space="preserve">Figure </w:t>
        </w:r>
        <w:r w:rsidR="006A5469">
          <w:rPr>
            <w:noProof/>
          </w:rPr>
          <w:t>2</w:t>
        </w:r>
      </w:ins>
      <w:del w:id="505" w:author="DDS" w:date="2020-04-24T19:49:00Z">
        <w:r w:rsidR="001473BF" w:rsidRPr="005B7EAD" w:rsidDel="006A5469">
          <w:delText xml:space="preserve">Figure </w:delText>
        </w:r>
        <w:r w:rsidR="001473BF" w:rsidDel="006A5469">
          <w:rPr>
            <w:noProof/>
          </w:rPr>
          <w:delText>2</w:delText>
        </w:r>
      </w:del>
      <w:r>
        <w:fldChar w:fldCharType="end"/>
      </w:r>
      <w:r>
        <w:t xml:space="preserve">, </w:t>
      </w:r>
      <w:r w:rsidRPr="00785563">
        <w:t xml:space="preserve">term </w:t>
      </w:r>
      <w:r w:rsidR="00A0045A">
        <w:rPr>
          <w:i/>
        </w:rPr>
        <w:t>Radio A</w:t>
      </w:r>
      <w:r w:rsidRPr="00785563">
        <w:rPr>
          <w:i/>
        </w:rPr>
        <w:t>pplication</w:t>
      </w:r>
      <w:r w:rsidRPr="00785563">
        <w:t xml:space="preserve"> </w:t>
      </w:r>
      <w:r>
        <w:t>denotes</w:t>
      </w:r>
      <w:r w:rsidRPr="00785563">
        <w:t xml:space="preserve"> the uppermost SW layer</w:t>
      </w:r>
      <w:r>
        <w:t>.</w:t>
      </w:r>
      <w:r w:rsidRPr="00785563">
        <w:t xml:space="preserve"> </w:t>
      </w:r>
      <w:r>
        <w:t>The t</w:t>
      </w:r>
      <w:r w:rsidRPr="00785563">
        <w:t xml:space="preserve">erm </w:t>
      </w:r>
      <w:r w:rsidRPr="00785563">
        <w:rPr>
          <w:i/>
        </w:rPr>
        <w:t xml:space="preserve">Radio </w:t>
      </w:r>
      <w:r w:rsidR="00FB44D5" w:rsidRPr="00785563">
        <w:rPr>
          <w:i/>
        </w:rPr>
        <w:t>SW</w:t>
      </w:r>
      <w:r w:rsidR="00FB44D5">
        <w:rPr>
          <w:i/>
        </w:rPr>
        <w:t xml:space="preserve"> </w:t>
      </w:r>
      <w:r w:rsidR="00FB44D5" w:rsidRPr="00785563">
        <w:t>is</w:t>
      </w:r>
      <w:r w:rsidRPr="00785563">
        <w:t xml:space="preserve"> used </w:t>
      </w:r>
      <w:r>
        <w:t xml:space="preserve">in this document </w:t>
      </w:r>
      <w:r w:rsidRPr="00785563">
        <w:t>for all the SW on the Radio board, including the middleware</w:t>
      </w:r>
      <w:r>
        <w:t xml:space="preserve"> (XPP) </w:t>
      </w:r>
      <w:r w:rsidRPr="00785563">
        <w:t xml:space="preserve">and </w:t>
      </w:r>
      <w:r>
        <w:t>Operating System (</w:t>
      </w:r>
      <w:r w:rsidRPr="00785563">
        <w:t>OSE</w:t>
      </w:r>
      <w:r>
        <w:t>),</w:t>
      </w:r>
      <w:r w:rsidRPr="00785563">
        <w:t xml:space="preserve"> </w:t>
      </w:r>
      <w:r w:rsidR="008F4F83">
        <w:t xml:space="preserve">RICR, </w:t>
      </w:r>
      <w:r w:rsidRPr="00785563">
        <w:t>as well as</w:t>
      </w:r>
      <w:r>
        <w:t xml:space="preserve"> the</w:t>
      </w:r>
      <w:r w:rsidRPr="00785563">
        <w:t xml:space="preserve"> binaries loaded on the FPGAs</w:t>
      </w:r>
      <w:r w:rsidRPr="005B7EAD">
        <w:t>.</w:t>
      </w:r>
    </w:p>
    <w:p w:rsidR="001F5854" w:rsidRDefault="001F5854" w:rsidP="001F5854">
      <w:pPr>
        <w:pStyle w:val="Heading2"/>
      </w:pPr>
      <w:bookmarkStart w:id="506" w:name="_Toc327433985"/>
      <w:bookmarkStart w:id="507" w:name="_Toc327434150"/>
      <w:bookmarkStart w:id="508" w:name="_Ref329353664"/>
      <w:bookmarkStart w:id="509" w:name="_Ref332380710"/>
      <w:bookmarkStart w:id="510" w:name="_Ref332380747"/>
      <w:bookmarkStart w:id="511" w:name="_Ref332380760"/>
      <w:bookmarkStart w:id="512" w:name="_Ref332380805"/>
      <w:bookmarkStart w:id="513" w:name="_Ref332380839"/>
      <w:bookmarkStart w:id="514" w:name="_Toc38649717"/>
      <w:r>
        <w:t>N</w:t>
      </w:r>
      <w:r w:rsidR="0072746F">
        <w:t>ext</w:t>
      </w:r>
      <w:r>
        <w:t xml:space="preserve"> Generation Radios (NGR)</w:t>
      </w:r>
      <w:bookmarkEnd w:id="514"/>
    </w:p>
    <w:p w:rsidR="001F5854" w:rsidRDefault="001F5854" w:rsidP="00877977">
      <w:pPr>
        <w:pStyle w:val="BodyText"/>
      </w:pPr>
      <w:r>
        <w:t>As part of the Radio product evolution roadmap to address customer needs and provide advanced products the NGR RU program was launched.</w:t>
      </w:r>
    </w:p>
    <w:p w:rsidR="001F5854" w:rsidRDefault="001F5854" w:rsidP="001F5854">
      <w:pPr>
        <w:pStyle w:val="BodyText"/>
      </w:pPr>
      <w:r>
        <w:t xml:space="preserve">NGR RU products have </w:t>
      </w:r>
      <w:r w:rsidR="0072746F">
        <w:t>3</w:t>
      </w:r>
      <w:r>
        <w:t xml:space="preserve"> flavors:</w:t>
      </w:r>
    </w:p>
    <w:p w:rsidR="0072746F" w:rsidRDefault="0072746F" w:rsidP="001F5854">
      <w:pPr>
        <w:pStyle w:val="BodyText"/>
      </w:pPr>
      <w:r>
        <w:t>NGR LFT: This radio is developed in China to support LTE F</w:t>
      </w:r>
      <w:r w:rsidR="00BB318B">
        <w:t>D</w:t>
      </w:r>
      <w:r>
        <w:t>D &amp; TDD. However this radio does not share the global radio architecture and SW.</w:t>
      </w:r>
    </w:p>
    <w:p w:rsidR="001F5854" w:rsidRDefault="001F5854" w:rsidP="001F5854">
      <w:pPr>
        <w:pStyle w:val="BodyText"/>
      </w:pPr>
      <w:r>
        <w:t>NGR</w:t>
      </w:r>
      <w:r w:rsidR="00DD02A7">
        <w:t xml:space="preserve"> G</w:t>
      </w:r>
      <w:r>
        <w:t>1: Same r</w:t>
      </w:r>
      <w:r w:rsidRPr="005B7EAD">
        <w:t>adio application</w:t>
      </w:r>
      <w:r w:rsidR="00DD02A7">
        <w:t xml:space="preserve"> (a.k.a Global Software)</w:t>
      </w:r>
      <w:r w:rsidRPr="005B7EAD">
        <w:t>, middleware and OS</w:t>
      </w:r>
      <w:r>
        <w:t xml:space="preserve"> structure </w:t>
      </w:r>
      <w:r w:rsidR="00DD02A7">
        <w:t xml:space="preserve">as seen </w:t>
      </w:r>
      <w:r>
        <w:t xml:space="preserve">in </w:t>
      </w:r>
      <w:r>
        <w:fldChar w:fldCharType="begin"/>
      </w:r>
      <w:r>
        <w:instrText xml:space="preserve"> REF _Ref332375291 \h </w:instrText>
      </w:r>
      <w:r>
        <w:fldChar w:fldCharType="separate"/>
      </w:r>
      <w:ins w:id="515" w:author="DDS" w:date="2020-04-24T19:49:00Z">
        <w:r w:rsidR="006A5469" w:rsidRPr="005B7EAD">
          <w:t xml:space="preserve">Figure </w:t>
        </w:r>
        <w:r w:rsidR="006A5469">
          <w:rPr>
            <w:noProof/>
          </w:rPr>
          <w:t>2</w:t>
        </w:r>
      </w:ins>
      <w:del w:id="516" w:author="DDS" w:date="2020-04-24T19:49:00Z">
        <w:r w:rsidR="001473BF" w:rsidRPr="005B7EAD" w:rsidDel="006A5469">
          <w:delText xml:space="preserve">Figure </w:delText>
        </w:r>
        <w:r w:rsidR="001473BF" w:rsidDel="006A5469">
          <w:rPr>
            <w:noProof/>
          </w:rPr>
          <w:delText>2</w:delText>
        </w:r>
      </w:del>
      <w:r>
        <w:fldChar w:fldCharType="end"/>
      </w:r>
    </w:p>
    <w:p w:rsidR="001F5854" w:rsidRDefault="001F5854" w:rsidP="001F5854">
      <w:pPr>
        <w:pStyle w:val="BodyText"/>
        <w:rPr>
          <w:lang w:val="en-GB"/>
        </w:rPr>
      </w:pPr>
      <w:r>
        <w:t>NGR G2 and beyond: These radio products use a new enhanced Execution Environment “XCS”</w:t>
      </w:r>
      <w:r>
        <w:rPr>
          <w:lang w:val="en-GB"/>
        </w:rPr>
        <w:t xml:space="preserve"> and Linux Operating System –see </w:t>
      </w:r>
      <w:r w:rsidR="001C6F0D">
        <w:rPr>
          <w:lang w:val="en-GB"/>
        </w:rPr>
        <w:fldChar w:fldCharType="begin"/>
      </w:r>
      <w:r w:rsidR="001C6F0D">
        <w:rPr>
          <w:lang w:val="en-GB"/>
        </w:rPr>
        <w:instrText xml:space="preserve"> REF _Ref419460148 \r \h </w:instrText>
      </w:r>
      <w:r w:rsidR="001C6F0D">
        <w:rPr>
          <w:lang w:val="en-GB"/>
        </w:rPr>
      </w:r>
      <w:r w:rsidR="001C6F0D">
        <w:rPr>
          <w:lang w:val="en-GB"/>
        </w:rPr>
        <w:fldChar w:fldCharType="separate"/>
      </w:r>
      <w:r w:rsidR="006A5469">
        <w:rPr>
          <w:lang w:val="en-GB"/>
        </w:rPr>
        <w:t>[44]</w:t>
      </w:r>
      <w:r w:rsidR="001C6F0D">
        <w:rPr>
          <w:lang w:val="en-GB"/>
        </w:rPr>
        <w:fldChar w:fldCharType="end"/>
      </w:r>
      <w:r>
        <w:rPr>
          <w:lang w:val="en-GB"/>
        </w:rPr>
        <w:t xml:space="preserve"> for details. These radios will have same </w:t>
      </w:r>
      <w:r w:rsidR="00DD02A7">
        <w:rPr>
          <w:lang w:val="en-GB"/>
        </w:rPr>
        <w:t xml:space="preserve">radio </w:t>
      </w:r>
      <w:r>
        <w:rPr>
          <w:lang w:val="en-GB"/>
        </w:rPr>
        <w:t>application SW</w:t>
      </w:r>
      <w:r w:rsidR="00DD02A7">
        <w:rPr>
          <w:lang w:val="en-GB"/>
        </w:rPr>
        <w:t xml:space="preserve"> (a.k.a Global SW)</w:t>
      </w:r>
      <w:r>
        <w:rPr>
          <w:lang w:val="en-GB"/>
        </w:rPr>
        <w:t xml:space="preserve">, but different middleware and OS structure as in see in </w:t>
      </w:r>
      <w:r>
        <w:rPr>
          <w:lang w:val="en-GB"/>
        </w:rPr>
        <w:fldChar w:fldCharType="begin"/>
      </w:r>
      <w:r>
        <w:rPr>
          <w:lang w:val="en-GB"/>
        </w:rPr>
        <w:instrText xml:space="preserve"> REF _Ref419459400 \h </w:instrText>
      </w:r>
      <w:r>
        <w:rPr>
          <w:lang w:val="en-GB"/>
        </w:rPr>
      </w:r>
      <w:r>
        <w:rPr>
          <w:lang w:val="en-GB"/>
        </w:rPr>
        <w:fldChar w:fldCharType="separate"/>
      </w:r>
      <w:r w:rsidR="006A5469">
        <w:t xml:space="preserve">Figure </w:t>
      </w:r>
      <w:r w:rsidR="006A5469">
        <w:rPr>
          <w:noProof/>
        </w:rPr>
        <w:t>3</w:t>
      </w:r>
      <w:r>
        <w:rPr>
          <w:lang w:val="en-GB"/>
        </w:rPr>
        <w:fldChar w:fldCharType="end"/>
      </w:r>
      <w:r>
        <w:rPr>
          <w:lang w:val="en-GB"/>
        </w:rPr>
        <w:t>.</w:t>
      </w:r>
    </w:p>
    <w:p w:rsidR="001F5854" w:rsidRDefault="001F5854" w:rsidP="001F5854">
      <w:pPr>
        <w:pStyle w:val="BodyText"/>
        <w:rPr>
          <w:lang w:val="en-GB"/>
        </w:rPr>
      </w:pPr>
      <w:r>
        <w:rPr>
          <w:lang w:val="en-GB"/>
        </w:rPr>
        <w:t>Key benefits of the new Execution Environment (EE):</w:t>
      </w:r>
    </w:p>
    <w:p w:rsidR="001F5854" w:rsidRPr="00212BBF" w:rsidRDefault="001F5854" w:rsidP="001F5854">
      <w:pPr>
        <w:pStyle w:val="ListBullet"/>
      </w:pPr>
      <w:r w:rsidRPr="00212BBF">
        <w:t>Align and share EE with the RBS Control System</w:t>
      </w:r>
    </w:p>
    <w:p w:rsidR="001F5854" w:rsidRPr="00212BBF" w:rsidRDefault="001F5854" w:rsidP="001F5854">
      <w:pPr>
        <w:pStyle w:val="ListBullet"/>
      </w:pPr>
      <w:r w:rsidRPr="00212BBF">
        <w:t>Better debug and development tools</w:t>
      </w:r>
    </w:p>
    <w:p w:rsidR="001F5854" w:rsidRPr="00212BBF" w:rsidRDefault="001F5854" w:rsidP="001F5854">
      <w:pPr>
        <w:pStyle w:val="ListBullet"/>
      </w:pPr>
      <w:r w:rsidRPr="00212BBF">
        <w:t>Reduce development costs</w:t>
      </w:r>
    </w:p>
    <w:p w:rsidR="001F5854" w:rsidRDefault="001F5854" w:rsidP="001F5854">
      <w:pPr>
        <w:pStyle w:val="BodyText"/>
      </w:pPr>
      <w:r>
        <w:t>The new OS “Linux” provides many rich functionalities including:</w:t>
      </w:r>
    </w:p>
    <w:p w:rsidR="001F5854" w:rsidRDefault="001F5854" w:rsidP="001F5854">
      <w:pPr>
        <w:pStyle w:val="ListBullet"/>
      </w:pPr>
      <w:r>
        <w:rPr>
          <w:lang w:val="en-GB"/>
        </w:rPr>
        <w:t>D</w:t>
      </w:r>
      <w:r w:rsidRPr="00F33178">
        <w:rPr>
          <w:lang w:val="en-GB"/>
        </w:rPr>
        <w:t xml:space="preserve">eployment of </w:t>
      </w:r>
      <w:r w:rsidRPr="00F33178">
        <w:t>functional blocks in s</w:t>
      </w:r>
      <w:r>
        <w:t>e</w:t>
      </w:r>
      <w:r w:rsidRPr="00F33178">
        <w:t>parate load modules or executables</w:t>
      </w:r>
    </w:p>
    <w:p w:rsidR="001F5854" w:rsidRDefault="001F5854" w:rsidP="001F5854">
      <w:pPr>
        <w:pStyle w:val="ListBullet"/>
      </w:pPr>
      <w:r w:rsidRPr="00F33178">
        <w:t xml:space="preserve">Support for </w:t>
      </w:r>
      <w:r>
        <w:t>s</w:t>
      </w:r>
      <w:r w:rsidRPr="00F33178">
        <w:t xml:space="preserve">hared </w:t>
      </w:r>
      <w:r>
        <w:t>l</w:t>
      </w:r>
      <w:r w:rsidRPr="00F33178">
        <w:t>ibraries (Static &amp; Dynamic)</w:t>
      </w:r>
    </w:p>
    <w:p w:rsidR="001F5854" w:rsidRDefault="002628C4" w:rsidP="00877977">
      <w:pPr>
        <w:pStyle w:val="BodyText"/>
        <w:ind w:left="1247"/>
        <w:rPr>
          <w:lang w:val="en-GB"/>
        </w:rPr>
      </w:pPr>
      <w:r w:rsidRPr="001A40BB">
        <w:rPr>
          <w:noProof/>
        </w:rPr>
        <w:lastRenderedPageBreak/>
        <w:pict>
          <v:shape id="_x0000_i1033" type="#_x0000_t75" style="width:414pt;height:335.4pt;visibility:visible">
            <v:imagedata r:id="rId11" o:title=""/>
          </v:shape>
        </w:pict>
      </w:r>
    </w:p>
    <w:p w:rsidR="001F5854" w:rsidRDefault="001F5854" w:rsidP="00877977">
      <w:pPr>
        <w:pStyle w:val="BodyText"/>
        <w:ind w:left="1247"/>
      </w:pPr>
      <w:bookmarkStart w:id="517" w:name="_Ref419459400"/>
      <w:r>
        <w:t xml:space="preserve">Figure </w:t>
      </w:r>
      <w:fldSimple w:instr=" SEQ Figure \* ARABIC ">
        <w:r w:rsidR="006A5469">
          <w:rPr>
            <w:noProof/>
          </w:rPr>
          <w:t>3</w:t>
        </w:r>
      </w:fldSimple>
      <w:bookmarkEnd w:id="517"/>
      <w:r>
        <w:t xml:space="preserve"> Linux and XCS Based </w:t>
      </w:r>
      <w:r w:rsidRPr="005B7EAD">
        <w:t>Radio application, middleware and OS</w:t>
      </w:r>
    </w:p>
    <w:p w:rsidR="001F5854" w:rsidRPr="001F5854" w:rsidRDefault="001F5854" w:rsidP="00877977">
      <w:pPr>
        <w:pStyle w:val="BodyText"/>
        <w:ind w:left="1247"/>
      </w:pPr>
    </w:p>
    <w:p w:rsidR="008C6DC1" w:rsidRPr="002168C6" w:rsidRDefault="008C6DC1" w:rsidP="008C6DC1">
      <w:pPr>
        <w:pStyle w:val="Heading1"/>
      </w:pPr>
      <w:r>
        <w:br w:type="page"/>
      </w:r>
      <w:bookmarkStart w:id="518" w:name="_Toc361295919"/>
      <w:bookmarkStart w:id="519" w:name="_Toc363737937"/>
      <w:bookmarkStart w:id="520" w:name="_Toc38649718"/>
      <w:r w:rsidRPr="005B7EAD">
        <w:lastRenderedPageBreak/>
        <w:t>Summary of architectural requirements and goals</w:t>
      </w:r>
      <w:bookmarkEnd w:id="506"/>
      <w:bookmarkEnd w:id="507"/>
      <w:bookmarkEnd w:id="508"/>
      <w:bookmarkEnd w:id="509"/>
      <w:bookmarkEnd w:id="510"/>
      <w:bookmarkEnd w:id="511"/>
      <w:bookmarkEnd w:id="512"/>
      <w:bookmarkEnd w:id="513"/>
      <w:bookmarkEnd w:id="518"/>
      <w:bookmarkEnd w:id="519"/>
      <w:bookmarkEnd w:id="520"/>
    </w:p>
    <w:p w:rsidR="008C6DC1" w:rsidRPr="002168C6" w:rsidRDefault="008C6DC1" w:rsidP="008C6DC1">
      <w:pPr>
        <w:pStyle w:val="Text"/>
      </w:pPr>
    </w:p>
    <w:p w:rsidR="008C6DC1" w:rsidRPr="00B4116C" w:rsidRDefault="008C6DC1" w:rsidP="008C6DC1">
      <w:pPr>
        <w:pStyle w:val="BodyText"/>
      </w:pPr>
      <w:r w:rsidRPr="00B4116C">
        <w:t xml:space="preserve">The goal for the </w:t>
      </w:r>
      <w:r w:rsidR="00FB44D5">
        <w:t xml:space="preserve">Radio Application </w:t>
      </w:r>
      <w:r w:rsidRPr="00B4116C">
        <w:t xml:space="preserve">architecture is to </w:t>
      </w:r>
      <w:r>
        <w:t>provide efficiency</w:t>
      </w:r>
      <w:r w:rsidRPr="00B4116C">
        <w:t>, in terms of</w:t>
      </w:r>
      <w:r>
        <w:t xml:space="preserve"> RU SW product delivery to satisfy </w:t>
      </w:r>
      <w:r w:rsidRPr="00B4116C">
        <w:t xml:space="preserve">TTM and </w:t>
      </w:r>
      <w:r>
        <w:t xml:space="preserve">product </w:t>
      </w:r>
      <w:r w:rsidRPr="00B4116C">
        <w:t>cost</w:t>
      </w:r>
      <w:r>
        <w:rPr>
          <w:rStyle w:val="CommentReference"/>
        </w:rPr>
        <w:t/>
      </w:r>
      <w:r w:rsidRPr="00B4116C">
        <w:t xml:space="preserve">. The architectural decisions have to embrace the following </w:t>
      </w:r>
      <w:r w:rsidR="00295EFB">
        <w:t>principles</w:t>
      </w:r>
      <w:r w:rsidRPr="00B4116C">
        <w:t>:</w:t>
      </w:r>
    </w:p>
    <w:p w:rsidR="008C6DC1" w:rsidRDefault="008C6DC1" w:rsidP="008C6DC1">
      <w:pPr>
        <w:pStyle w:val="ListBullet2"/>
      </w:pPr>
      <w:r w:rsidRPr="00B4116C">
        <w:t xml:space="preserve">The </w:t>
      </w:r>
      <w:r w:rsidR="00FB44D5">
        <w:t xml:space="preserve">Radio Application </w:t>
      </w:r>
      <w:r w:rsidRPr="00B4116C">
        <w:t>support</w:t>
      </w:r>
      <w:r w:rsidR="001B118E">
        <w:t>s</w:t>
      </w:r>
      <w:r w:rsidRPr="00B4116C">
        <w:t xml:space="preserve"> a </w:t>
      </w:r>
      <w:r>
        <w:t>large</w:t>
      </w:r>
      <w:r w:rsidRPr="00B4116C">
        <w:t xml:space="preserve"> number of HW variants</w:t>
      </w:r>
      <w:r>
        <w:t xml:space="preserve"> of:</w:t>
      </w:r>
    </w:p>
    <w:p w:rsidR="008C6DC1" w:rsidRDefault="008C6DC1" w:rsidP="00D616FD">
      <w:pPr>
        <w:pStyle w:val="ListBullet2"/>
        <w:numPr>
          <w:ilvl w:val="1"/>
          <w:numId w:val="8"/>
        </w:numPr>
      </w:pPr>
      <w:r>
        <w:t>HW platforms</w:t>
      </w:r>
    </w:p>
    <w:p w:rsidR="008C6DC1" w:rsidRDefault="00F07D9A" w:rsidP="00D616FD">
      <w:pPr>
        <w:pStyle w:val="ListBullet2"/>
        <w:numPr>
          <w:ilvl w:val="1"/>
          <w:numId w:val="8"/>
        </w:numPr>
      </w:pPr>
      <w:r>
        <w:t>Technology</w:t>
      </w:r>
      <w:r w:rsidR="00FB3693">
        <w:t xml:space="preserve"> platforms, p</w:t>
      </w:r>
      <w:r w:rsidR="008C6DC1">
        <w:t>roduct platforms</w:t>
      </w:r>
      <w:r>
        <w:t>, and frequency variants</w:t>
      </w:r>
      <w:r w:rsidR="008C6DC1">
        <w:t xml:space="preserve"> </w:t>
      </w:r>
      <w:r w:rsidR="008C6DC1">
        <w:fldChar w:fldCharType="begin"/>
      </w:r>
      <w:r w:rsidR="008C6DC1">
        <w:instrText xml:space="preserve"> REF _Ref330367510 \r \h </w:instrText>
      </w:r>
      <w:r w:rsidR="008C6DC1">
        <w:fldChar w:fldCharType="separate"/>
      </w:r>
      <w:r w:rsidR="006A5469">
        <w:t>[11]</w:t>
      </w:r>
      <w:r w:rsidR="008C6DC1">
        <w:fldChar w:fldCharType="end"/>
      </w:r>
      <w:r w:rsidR="008C6DC1">
        <w:t xml:space="preserve"> -</w:t>
      </w:r>
      <w:r w:rsidR="008C6DC1" w:rsidRPr="00B4116C">
        <w:t>. More than twenty new Radio products, RUS/RRUS/AIR/RIR, are released every year, together with our SW.</w:t>
      </w:r>
    </w:p>
    <w:p w:rsidR="008C6DC1" w:rsidRPr="00B4116C" w:rsidRDefault="008C6DC1" w:rsidP="00D616FD">
      <w:pPr>
        <w:pStyle w:val="ListBullet2"/>
        <w:numPr>
          <w:ilvl w:val="1"/>
          <w:numId w:val="8"/>
        </w:numPr>
      </w:pPr>
      <w:r>
        <w:t>frequency variants</w:t>
      </w:r>
      <w:r w:rsidRPr="00B4116C">
        <w:t xml:space="preserve"> </w:t>
      </w:r>
      <w:r>
        <w:t>-</w:t>
      </w:r>
      <w:r w:rsidRPr="00B4116C">
        <w:t>new variants are added constantly</w:t>
      </w:r>
      <w:r>
        <w:t>-</w:t>
      </w:r>
    </w:p>
    <w:p w:rsidR="008C6DC1" w:rsidRPr="00B4116C" w:rsidRDefault="008C6DC1" w:rsidP="008C6DC1">
      <w:pPr>
        <w:pStyle w:val="ListBullet2"/>
      </w:pPr>
      <w:r>
        <w:t>Enable the introduction of new features and</w:t>
      </w:r>
      <w:r w:rsidRPr="00B4116C">
        <w:t xml:space="preserve"> functions</w:t>
      </w:r>
      <w:r>
        <w:t xml:space="preserve"> with relative ease</w:t>
      </w:r>
      <w:r w:rsidRPr="00B4116C">
        <w:t xml:space="preserve"> </w:t>
      </w:r>
      <w:r>
        <w:t>-introduced</w:t>
      </w:r>
      <w:r w:rsidRPr="00B4116C">
        <w:t xml:space="preserve"> all the time, to both new and old Radio products</w:t>
      </w:r>
      <w:r>
        <w:t xml:space="preserve"> to meet customer needs-</w:t>
      </w:r>
    </w:p>
    <w:p w:rsidR="008C6DC1" w:rsidRPr="00B4116C" w:rsidRDefault="008C6DC1" w:rsidP="008C6DC1">
      <w:pPr>
        <w:pStyle w:val="ListBullet2"/>
      </w:pPr>
      <w:r>
        <w:t>RU SW meet</w:t>
      </w:r>
      <w:r w:rsidR="001B118E">
        <w:t>s</w:t>
      </w:r>
      <w:r>
        <w:t xml:space="preserve"> the available HW resources for the different HW variants –Some HW variants have very limited resources-</w:t>
      </w:r>
    </w:p>
    <w:p w:rsidR="008C6DC1" w:rsidRPr="00B4116C" w:rsidRDefault="00527653" w:rsidP="008C6DC1">
      <w:pPr>
        <w:pStyle w:val="ListBullet2"/>
      </w:pPr>
      <w:r>
        <w:t>Enable parallel SW</w:t>
      </w:r>
      <w:r w:rsidR="008C6DC1">
        <w:t xml:space="preserve"> development -</w:t>
      </w:r>
      <w:r w:rsidR="008C6DC1" w:rsidRPr="00B4116C">
        <w:t xml:space="preserve"> the architecture minimize</w:t>
      </w:r>
      <w:r w:rsidR="001B118E">
        <w:t>s</w:t>
      </w:r>
      <w:r w:rsidR="008C6DC1" w:rsidRPr="00B4116C">
        <w:t xml:space="preserve"> the clashes</w:t>
      </w:r>
      <w:r w:rsidR="008C6DC1">
        <w:t xml:space="preserve"> during development activities- through the support of:</w:t>
      </w:r>
    </w:p>
    <w:p w:rsidR="008C6DC1" w:rsidRPr="00CE12A2" w:rsidRDefault="008C6DC1" w:rsidP="008C6DC1">
      <w:pPr>
        <w:pStyle w:val="ListBullet2"/>
        <w:ind w:left="3255"/>
        <w:rPr>
          <w:lang w:val="en-CA"/>
        </w:rPr>
      </w:pPr>
      <w:r w:rsidRPr="00CE12A2">
        <w:t>Loosely coupled Layers</w:t>
      </w:r>
      <w:r>
        <w:t xml:space="preserve"> architecture</w:t>
      </w:r>
    </w:p>
    <w:p w:rsidR="008C6DC1" w:rsidRPr="00CE12A2" w:rsidRDefault="008C6DC1" w:rsidP="00D616FD">
      <w:pPr>
        <w:pStyle w:val="ListBullet2"/>
        <w:numPr>
          <w:ilvl w:val="1"/>
          <w:numId w:val="8"/>
        </w:numPr>
        <w:rPr>
          <w:lang w:val="en-CA"/>
        </w:rPr>
      </w:pPr>
      <w:r>
        <w:t>Functional encapsulation at each layer</w:t>
      </w:r>
    </w:p>
    <w:p w:rsidR="008C6DC1" w:rsidRPr="00CE12A2" w:rsidRDefault="008C6DC1" w:rsidP="00D616FD">
      <w:pPr>
        <w:pStyle w:val="ListBullet2"/>
        <w:numPr>
          <w:ilvl w:val="1"/>
          <w:numId w:val="8"/>
        </w:numPr>
        <w:rPr>
          <w:lang w:val="en-CA"/>
        </w:rPr>
      </w:pPr>
      <w:r w:rsidRPr="00CE12A2">
        <w:t>Clear architectural guidelines governing the scope and granularity of the SW layers and components</w:t>
      </w:r>
    </w:p>
    <w:p w:rsidR="008C6DC1" w:rsidRDefault="008C6DC1" w:rsidP="008C6DC1">
      <w:pPr>
        <w:pStyle w:val="ListBullet2"/>
        <w:ind w:left="3255"/>
        <w:rPr>
          <w:lang w:val="en-CA"/>
        </w:rPr>
      </w:pPr>
      <w:r w:rsidRPr="00CE12A2">
        <w:rPr>
          <w:lang w:val="en-CA"/>
        </w:rPr>
        <w:t>Clear and well defined interface</w:t>
      </w:r>
    </w:p>
    <w:p w:rsidR="008C6DC1" w:rsidRPr="00CE12A2" w:rsidRDefault="008C6DC1" w:rsidP="008C6DC1">
      <w:pPr>
        <w:pStyle w:val="ListBullet2"/>
        <w:ind w:left="3255"/>
        <w:rPr>
          <w:lang w:val="en-CA"/>
        </w:rPr>
      </w:pPr>
      <w:r w:rsidRPr="00CE12A2">
        <w:rPr>
          <w:lang w:val="en-GB"/>
        </w:rPr>
        <w:t>Clear data ownership rules</w:t>
      </w:r>
    </w:p>
    <w:p w:rsidR="008C6DC1" w:rsidRDefault="008C6DC1" w:rsidP="008C6DC1">
      <w:pPr>
        <w:pStyle w:val="ListBullet2"/>
        <w:rPr>
          <w:lang w:val="en-CA"/>
        </w:rPr>
      </w:pPr>
      <w:r>
        <w:rPr>
          <w:lang w:val="en-CA"/>
        </w:rPr>
        <w:t>Scalable -Easy to expand -</w:t>
      </w:r>
    </w:p>
    <w:p w:rsidR="008C6DC1" w:rsidRDefault="008C6DC1" w:rsidP="008C6DC1">
      <w:pPr>
        <w:pStyle w:val="ListBullet2"/>
        <w:rPr>
          <w:lang w:val="en-CA"/>
        </w:rPr>
      </w:pPr>
      <w:r>
        <w:rPr>
          <w:lang w:val="en-CA"/>
        </w:rPr>
        <w:t>Maintainable</w:t>
      </w:r>
    </w:p>
    <w:p w:rsidR="008C6DC1" w:rsidRPr="0012374A" w:rsidRDefault="008C6DC1" w:rsidP="0012374A">
      <w:pPr>
        <w:pStyle w:val="ListBullet2"/>
        <w:rPr>
          <w:lang w:val="en-CA"/>
        </w:rPr>
      </w:pPr>
      <w:r>
        <w:rPr>
          <w:lang w:val="en-CA"/>
        </w:rPr>
        <w:t>Testability</w:t>
      </w:r>
    </w:p>
    <w:p w:rsidR="008C6DC1" w:rsidRDefault="008C6DC1" w:rsidP="008C6DC1">
      <w:pPr>
        <w:pStyle w:val="Heading2"/>
      </w:pPr>
      <w:bookmarkStart w:id="521" w:name="_Toc361295920"/>
      <w:bookmarkStart w:id="522" w:name="_Toc363737938"/>
      <w:bookmarkStart w:id="523" w:name="_Toc38649719"/>
      <w:r w:rsidRPr="00B4116C">
        <w:t>Design goals</w:t>
      </w:r>
      <w:r>
        <w:t xml:space="preserve"> </w:t>
      </w:r>
      <w:r w:rsidR="0076590E">
        <w:t xml:space="preserve">and </w:t>
      </w:r>
      <w:r>
        <w:t>approach details</w:t>
      </w:r>
      <w:bookmarkEnd w:id="521"/>
      <w:bookmarkEnd w:id="522"/>
      <w:bookmarkEnd w:id="523"/>
    </w:p>
    <w:p w:rsidR="008C6DC1" w:rsidRPr="00597366" w:rsidRDefault="008C6DC1" w:rsidP="008C6DC1">
      <w:pPr>
        <w:pStyle w:val="BodyText"/>
      </w:pPr>
      <w:r w:rsidRPr="00B4116C">
        <w:t xml:space="preserve">The list of </w:t>
      </w:r>
      <w:r>
        <w:t xml:space="preserve">the </w:t>
      </w:r>
      <w:r w:rsidRPr="00B4116C">
        <w:t xml:space="preserve">specific design </w:t>
      </w:r>
      <w:r>
        <w:t>goals</w:t>
      </w:r>
      <w:r w:rsidRPr="00B4116C">
        <w:t xml:space="preserve"> to a</w:t>
      </w:r>
      <w:r>
        <w:t>chieve efficient SW development</w:t>
      </w:r>
      <w:r w:rsidRPr="00B4116C">
        <w:t xml:space="preserve"> is </w:t>
      </w:r>
      <w:r>
        <w:t>detailed</w:t>
      </w:r>
      <w:r w:rsidRPr="00B4116C">
        <w:t xml:space="preserve"> below. </w:t>
      </w:r>
      <w:r>
        <w:t>The main objective for</w:t>
      </w:r>
      <w:r w:rsidRPr="00B4116C">
        <w:t xml:space="preserve"> the </w:t>
      </w:r>
      <w:r>
        <w:t xml:space="preserve">overall RU SW </w:t>
      </w:r>
      <w:r w:rsidRPr="00B4116C">
        <w:t xml:space="preserve">strategy is to handle </w:t>
      </w:r>
      <w:r>
        <w:t xml:space="preserve">the support of </w:t>
      </w:r>
      <w:r w:rsidRPr="00B4116C">
        <w:t xml:space="preserve">many </w:t>
      </w:r>
      <w:r w:rsidR="008E4889">
        <w:t>Radio</w:t>
      </w:r>
      <w:r w:rsidRPr="00B4116C">
        <w:t xml:space="preserve"> </w:t>
      </w:r>
      <w:r w:rsidR="00D57E07">
        <w:t xml:space="preserve">(product) </w:t>
      </w:r>
      <w:r w:rsidR="008E4889">
        <w:t>variants</w:t>
      </w:r>
      <w:r w:rsidRPr="00B4116C">
        <w:t xml:space="preserve"> using </w:t>
      </w:r>
      <w:r w:rsidRPr="00B4116C">
        <w:rPr>
          <w:i/>
        </w:rPr>
        <w:t>common code</w:t>
      </w:r>
      <w:r w:rsidRPr="00B4116C">
        <w:t xml:space="preserve">, and to develop code which is </w:t>
      </w:r>
      <w:r w:rsidRPr="00B4116C">
        <w:rPr>
          <w:i/>
        </w:rPr>
        <w:t>easily adapted to HW changes</w:t>
      </w:r>
      <w:r w:rsidRPr="00B4116C">
        <w:t>.</w:t>
      </w:r>
    </w:p>
    <w:p w:rsidR="008C6DC1" w:rsidRPr="002168C6" w:rsidRDefault="008C6DC1" w:rsidP="008C6DC1">
      <w:pPr>
        <w:pStyle w:val="Heading3"/>
      </w:pPr>
      <w:bookmarkStart w:id="524" w:name="_Toc328054588"/>
      <w:bookmarkStart w:id="525" w:name="_Toc328055941"/>
      <w:bookmarkStart w:id="526" w:name="_Ref332985675"/>
      <w:r w:rsidRPr="002168C6">
        <w:lastRenderedPageBreak/>
        <w:t xml:space="preserve">One source </w:t>
      </w:r>
      <w:r>
        <w:t xml:space="preserve">code </w:t>
      </w:r>
      <w:r w:rsidRPr="002168C6">
        <w:t>for all HW</w:t>
      </w:r>
      <w:bookmarkEnd w:id="524"/>
      <w:bookmarkEnd w:id="525"/>
      <w:bookmarkEnd w:id="526"/>
    </w:p>
    <w:p w:rsidR="008C6DC1" w:rsidRPr="002168C6" w:rsidRDefault="008C6DC1" w:rsidP="008C6DC1">
      <w:pPr>
        <w:pStyle w:val="BodyText"/>
      </w:pPr>
      <w:r w:rsidRPr="002168C6">
        <w:t xml:space="preserve">To limit the effort for development, maintenance, verification and </w:t>
      </w:r>
      <w:r>
        <w:t xml:space="preserve">product </w:t>
      </w:r>
      <w:r w:rsidRPr="002168C6">
        <w:t xml:space="preserve">release, </w:t>
      </w:r>
      <w:r>
        <w:t>the use of</w:t>
      </w:r>
      <w:r w:rsidRPr="002168C6">
        <w:t xml:space="preserve"> a sing</w:t>
      </w:r>
      <w:r w:rsidR="00A0045A">
        <w:t>le Radio A</w:t>
      </w:r>
      <w:r w:rsidRPr="002168C6">
        <w:t xml:space="preserve">pplication source code supporting </w:t>
      </w:r>
      <w:r>
        <w:t>the active HW variants is deemed most appropriate.</w:t>
      </w:r>
    </w:p>
    <w:p w:rsidR="008C6DC1" w:rsidRPr="00B4116C" w:rsidRDefault="008C6DC1" w:rsidP="008C6DC1">
      <w:pPr>
        <w:pStyle w:val="BodyText"/>
      </w:pPr>
      <w:r>
        <w:t>However</w:t>
      </w:r>
      <w:r w:rsidRPr="00B4116C">
        <w:t xml:space="preserve">, there is a trade-off between </w:t>
      </w:r>
      <w:r w:rsidRPr="00B4116C">
        <w:rPr>
          <w:i/>
        </w:rPr>
        <w:t>the savings</w:t>
      </w:r>
      <w:r w:rsidRPr="00B4116C">
        <w:t xml:space="preserve"> from maintaining a single code base, and </w:t>
      </w:r>
      <w:r w:rsidRPr="00B4116C">
        <w:rPr>
          <w:i/>
        </w:rPr>
        <w:t>the cost</w:t>
      </w:r>
      <w:r w:rsidRPr="00B4116C">
        <w:t xml:space="preserve"> of verifying all HW, </w:t>
      </w:r>
      <w:r>
        <w:t>in the scenarios where</w:t>
      </w:r>
      <w:r w:rsidRPr="00B4116C">
        <w:t xml:space="preserve"> the SW </w:t>
      </w:r>
      <w:r>
        <w:t>change</w:t>
      </w:r>
      <w:r w:rsidRPr="00B4116C">
        <w:t xml:space="preserve"> </w:t>
      </w:r>
      <w:r>
        <w:t>is limited in its impact to</w:t>
      </w:r>
      <w:r w:rsidRPr="00B4116C">
        <w:t xml:space="preserve"> few </w:t>
      </w:r>
      <w:r w:rsidR="009B6386">
        <w:t>products/variants</w:t>
      </w:r>
      <w:r w:rsidRPr="00B4116C">
        <w:t xml:space="preserve">. Creating a separate code base for a group of similar products, e.g. </w:t>
      </w:r>
      <w:r>
        <w:t>a specific</w:t>
      </w:r>
      <w:r w:rsidRPr="00B4116C">
        <w:t xml:space="preserve"> HW platform, may be </w:t>
      </w:r>
      <w:r>
        <w:t xml:space="preserve">deemed to be more </w:t>
      </w:r>
      <w:r w:rsidRPr="00B4116C">
        <w:t>efficient</w:t>
      </w:r>
      <w:r>
        <w:t xml:space="preserve"> in such scenarios</w:t>
      </w:r>
      <w:r w:rsidRPr="00B4116C">
        <w:t>.</w:t>
      </w:r>
    </w:p>
    <w:p w:rsidR="008C6DC1" w:rsidRPr="002168C6" w:rsidRDefault="008C6DC1" w:rsidP="008C6DC1">
      <w:pPr>
        <w:pStyle w:val="Heading3"/>
      </w:pPr>
      <w:bookmarkStart w:id="527" w:name="_Toc328054589"/>
      <w:bookmarkStart w:id="528" w:name="_Toc328055942"/>
      <w:r w:rsidRPr="002168C6">
        <w:t>Code re-use</w:t>
      </w:r>
      <w:bookmarkEnd w:id="527"/>
      <w:bookmarkEnd w:id="528"/>
    </w:p>
    <w:p w:rsidR="008C6DC1" w:rsidRDefault="008C6DC1" w:rsidP="008C6DC1">
      <w:pPr>
        <w:pStyle w:val="BodyText"/>
      </w:pPr>
      <w:r w:rsidRPr="002168C6">
        <w:t xml:space="preserve">To keep the Radio </w:t>
      </w:r>
      <w:r w:rsidR="00A0045A">
        <w:t>A</w:t>
      </w:r>
      <w:r w:rsidRPr="002168C6">
        <w:t xml:space="preserve">pplication compact and to ease the </w:t>
      </w:r>
      <w:r>
        <w:t xml:space="preserve">SW </w:t>
      </w:r>
      <w:r w:rsidRPr="002168C6">
        <w:t xml:space="preserve">maintenance, </w:t>
      </w:r>
      <w:r>
        <w:t xml:space="preserve">the use of common code for SW functions on </w:t>
      </w:r>
      <w:r w:rsidRPr="002168C6">
        <w:t>similar components on different boards should be</w:t>
      </w:r>
      <w:r>
        <w:t xml:space="preserve"> strongly considered -r</w:t>
      </w:r>
      <w:r w:rsidRPr="002168C6">
        <w:t xml:space="preserve">eplicating code </w:t>
      </w:r>
      <w:r>
        <w:t>should be avoided-.</w:t>
      </w:r>
    </w:p>
    <w:p w:rsidR="007B6EAB" w:rsidRPr="002168C6" w:rsidRDefault="007B6EAB" w:rsidP="008C6DC1">
      <w:pPr>
        <w:pStyle w:val="BodyText"/>
      </w:pPr>
      <w:r>
        <w:t xml:space="preserve">See </w:t>
      </w:r>
      <w:r w:rsidR="00037477">
        <w:fldChar w:fldCharType="begin"/>
      </w:r>
      <w:r w:rsidR="00037477">
        <w:instrText xml:space="preserve"> REF _Ref373323862 \r \h </w:instrText>
      </w:r>
      <w:r w:rsidR="00037477">
        <w:fldChar w:fldCharType="separate"/>
      </w:r>
      <w:r w:rsidR="006A5469">
        <w:t>[39]</w:t>
      </w:r>
      <w:r w:rsidR="00037477">
        <w:fldChar w:fldCharType="end"/>
      </w:r>
      <w:r w:rsidR="00037477">
        <w:t xml:space="preserve"> </w:t>
      </w:r>
      <w:r>
        <w:t>for details.</w:t>
      </w:r>
    </w:p>
    <w:p w:rsidR="008C6DC1" w:rsidRPr="002168C6" w:rsidRDefault="008C6DC1" w:rsidP="008C6DC1">
      <w:pPr>
        <w:pStyle w:val="Heading3"/>
      </w:pPr>
      <w:bookmarkStart w:id="529" w:name="_Toc328054590"/>
      <w:bookmarkStart w:id="530" w:name="_Toc328055943"/>
      <w:r w:rsidRPr="002168C6">
        <w:t>Scalability</w:t>
      </w:r>
      <w:bookmarkEnd w:id="529"/>
      <w:bookmarkEnd w:id="530"/>
    </w:p>
    <w:p w:rsidR="008C6DC1" w:rsidRDefault="008C6DC1" w:rsidP="008C6DC1">
      <w:pPr>
        <w:pStyle w:val="BodyText"/>
      </w:pPr>
      <w:r>
        <w:t>The architecture should support an approach that enables the support of different RU configurations using different HW variants with different capabilities to include:</w:t>
      </w:r>
    </w:p>
    <w:p w:rsidR="008C6DC1" w:rsidRDefault="008C6DC1" w:rsidP="008C6DC1">
      <w:pPr>
        <w:pStyle w:val="ListBullet"/>
      </w:pPr>
      <w:r>
        <w:t>Multi-Banding</w:t>
      </w:r>
    </w:p>
    <w:p w:rsidR="008C6DC1" w:rsidRDefault="008C6DC1" w:rsidP="008C6DC1">
      <w:pPr>
        <w:pStyle w:val="ListBullet"/>
      </w:pPr>
      <w:r>
        <w:t>Variant</w:t>
      </w:r>
      <w:r w:rsidRPr="002168C6">
        <w:t xml:space="preserve"> number of TX </w:t>
      </w:r>
      <w:r>
        <w:t xml:space="preserve">and Rx </w:t>
      </w:r>
      <w:r w:rsidRPr="002168C6">
        <w:t>branches</w:t>
      </w:r>
      <w:r>
        <w:t xml:space="preserve"> [0-n]</w:t>
      </w:r>
    </w:p>
    <w:p w:rsidR="008C6DC1" w:rsidRDefault="008C6DC1" w:rsidP="008C6DC1">
      <w:pPr>
        <w:pStyle w:val="ListBullet"/>
      </w:pPr>
      <w:r>
        <w:t>Multi-</w:t>
      </w:r>
      <w:r w:rsidRPr="002168C6">
        <w:t>clients.</w:t>
      </w:r>
    </w:p>
    <w:p w:rsidR="008F4F83" w:rsidRPr="002168C6" w:rsidRDefault="008F4F83" w:rsidP="008C6DC1">
      <w:pPr>
        <w:pStyle w:val="ListBullet"/>
      </w:pPr>
      <w:r>
        <w:t>Services selection</w:t>
      </w:r>
    </w:p>
    <w:p w:rsidR="008C6DC1" w:rsidRPr="002168C6" w:rsidRDefault="008C6DC1" w:rsidP="008C6DC1">
      <w:pPr>
        <w:pStyle w:val="Heading3"/>
      </w:pPr>
      <w:r w:rsidRPr="002168C6">
        <w:t>Structure for parallel development</w:t>
      </w:r>
    </w:p>
    <w:p w:rsidR="008C6DC1" w:rsidRDefault="008C6DC1" w:rsidP="008C6DC1">
      <w:pPr>
        <w:pStyle w:val="BodyText"/>
      </w:pPr>
      <w:r w:rsidRPr="002168C6">
        <w:t>To achieve rapid develo</w:t>
      </w:r>
      <w:r w:rsidR="00A0045A">
        <w:t>pment and short TTM, the Radio A</w:t>
      </w:r>
      <w:r w:rsidRPr="002168C6">
        <w:t>pplication</w:t>
      </w:r>
      <w:r>
        <w:t xml:space="preserve"> architecture enable</w:t>
      </w:r>
      <w:r w:rsidR="001B118E">
        <w:t>s</w:t>
      </w:r>
      <w:r w:rsidRPr="002168C6">
        <w:t xml:space="preserve"> parallel development </w:t>
      </w:r>
      <w:r>
        <w:t>by</w:t>
      </w:r>
      <w:r w:rsidRPr="002168C6">
        <w:t xml:space="preserve"> </w:t>
      </w:r>
      <w:r>
        <w:t>different</w:t>
      </w:r>
      <w:r w:rsidRPr="002168C6">
        <w:t xml:space="preserve"> teams. This</w:t>
      </w:r>
      <w:r>
        <w:t xml:space="preserve"> drives the need to stress importance of adhering to the key architecture requirements:</w:t>
      </w:r>
    </w:p>
    <w:p w:rsidR="008C6DC1" w:rsidRDefault="008C6DC1" w:rsidP="008C6DC1">
      <w:pPr>
        <w:pStyle w:val="ListBullet"/>
      </w:pPr>
      <w:r>
        <w:t>Structuring the RU application SW in</w:t>
      </w:r>
      <w:r w:rsidRPr="002168C6">
        <w:t xml:space="preserve"> </w:t>
      </w:r>
      <w:r>
        <w:t>loosely coupled SW layers</w:t>
      </w:r>
    </w:p>
    <w:p w:rsidR="008C6DC1" w:rsidRDefault="008C6DC1" w:rsidP="008C6DC1">
      <w:pPr>
        <w:pStyle w:val="ListBullet"/>
      </w:pPr>
      <w:r>
        <w:t>Clear interfaces between the layers</w:t>
      </w:r>
    </w:p>
    <w:p w:rsidR="008C6DC1" w:rsidRDefault="008C6DC1" w:rsidP="008C6DC1">
      <w:pPr>
        <w:pStyle w:val="ListBullet"/>
      </w:pPr>
      <w:r>
        <w:t>I</w:t>
      </w:r>
      <w:r w:rsidRPr="002168C6">
        <w:t xml:space="preserve">solation </w:t>
      </w:r>
      <w:r>
        <w:t xml:space="preserve">and encapsulation of </w:t>
      </w:r>
      <w:r w:rsidRPr="002168C6">
        <w:t xml:space="preserve">software </w:t>
      </w:r>
      <w:r>
        <w:t>functional blocks</w:t>
      </w:r>
    </w:p>
    <w:p w:rsidR="008C6DC1" w:rsidRPr="002168C6" w:rsidRDefault="008C6DC1" w:rsidP="008C6DC1">
      <w:pPr>
        <w:pStyle w:val="Heading3"/>
      </w:pPr>
      <w:bookmarkStart w:id="531" w:name="_Toc328054592"/>
      <w:bookmarkStart w:id="532" w:name="_Toc328055945"/>
      <w:r w:rsidRPr="002168C6">
        <w:t xml:space="preserve">Efficient use </w:t>
      </w:r>
      <w:r w:rsidR="00C074CE">
        <w:t xml:space="preserve">of </w:t>
      </w:r>
      <w:r>
        <w:t>RU</w:t>
      </w:r>
      <w:r w:rsidRPr="002168C6">
        <w:t xml:space="preserve"> resources</w:t>
      </w:r>
      <w:bookmarkEnd w:id="531"/>
      <w:bookmarkEnd w:id="532"/>
    </w:p>
    <w:p w:rsidR="008C6DC1" w:rsidRDefault="008C6DC1" w:rsidP="008C6DC1">
      <w:pPr>
        <w:pStyle w:val="BodyText"/>
      </w:pPr>
      <w:r w:rsidRPr="002168C6">
        <w:t xml:space="preserve">The </w:t>
      </w:r>
      <w:r w:rsidR="00FB44D5">
        <w:t xml:space="preserve">Radio Application </w:t>
      </w:r>
      <w:r w:rsidRPr="002168C6">
        <w:t xml:space="preserve">is used on different Radio HW platforms </w:t>
      </w:r>
      <w:r>
        <w:t xml:space="preserve">with different </w:t>
      </w:r>
      <w:r w:rsidRPr="002168C6">
        <w:t xml:space="preserve">available computer resources. </w:t>
      </w:r>
    </w:p>
    <w:p w:rsidR="008C6DC1" w:rsidRDefault="008C6DC1" w:rsidP="008C6DC1">
      <w:pPr>
        <w:pStyle w:val="BodyText"/>
      </w:pPr>
      <w:r>
        <w:t xml:space="preserve">In general </w:t>
      </w:r>
      <w:r w:rsidRPr="002168C6">
        <w:t xml:space="preserve">development </w:t>
      </w:r>
      <w:r>
        <w:t xml:space="preserve">usually targets the latest HW generations, but the </w:t>
      </w:r>
      <w:r w:rsidRPr="002168C6">
        <w:t xml:space="preserve">new </w:t>
      </w:r>
      <w:r>
        <w:t>features are also made available in the load to customers that have several older versions of the RU HW.</w:t>
      </w:r>
    </w:p>
    <w:p w:rsidR="008C6DC1" w:rsidRDefault="008C6DC1" w:rsidP="008C6DC1">
      <w:pPr>
        <w:pStyle w:val="BodyText"/>
      </w:pPr>
      <w:r>
        <w:lastRenderedPageBreak/>
        <w:t xml:space="preserve">This means that consideration </w:t>
      </w:r>
      <w:r w:rsidR="00FD48A8">
        <w:t>is</w:t>
      </w:r>
      <w:r>
        <w:t xml:space="preserve"> made to ensure that the new code </w:t>
      </w:r>
      <w:r w:rsidRPr="002168C6">
        <w:t>fit</w:t>
      </w:r>
      <w:r w:rsidR="00FD48A8">
        <w:t>s</w:t>
      </w:r>
      <w:r w:rsidRPr="002168C6">
        <w:t xml:space="preserve"> onto the old HW, and </w:t>
      </w:r>
      <w:r w:rsidR="00FD48A8" w:rsidRPr="002168C6">
        <w:t>compli</w:t>
      </w:r>
      <w:r w:rsidR="00FD48A8">
        <w:t>es</w:t>
      </w:r>
      <w:r w:rsidRPr="002168C6">
        <w:t xml:space="preserve"> with its limitations on the CPU memory and flash</w:t>
      </w:r>
      <w:r>
        <w:t xml:space="preserve"> capacities</w:t>
      </w:r>
      <w:r w:rsidRPr="002168C6">
        <w:t>.</w:t>
      </w:r>
    </w:p>
    <w:p w:rsidR="008C6DC1" w:rsidRPr="002168C6" w:rsidRDefault="008C6DC1" w:rsidP="008C6DC1">
      <w:pPr>
        <w:pStyle w:val="BodyText"/>
      </w:pPr>
      <w:r w:rsidRPr="002168C6">
        <w:t xml:space="preserve"> Keeping the memory footprint and the CPU load low is an important design goal in each development activity.</w:t>
      </w:r>
    </w:p>
    <w:p w:rsidR="008C6DC1" w:rsidRPr="002168C6" w:rsidRDefault="008C6DC1" w:rsidP="008C6DC1">
      <w:pPr>
        <w:pStyle w:val="Heading3"/>
      </w:pPr>
      <w:bookmarkStart w:id="533" w:name="_Toc328054593"/>
      <w:bookmarkStart w:id="534" w:name="_Toc328055946"/>
      <w:r w:rsidRPr="002168C6">
        <w:t>Testability and observability</w:t>
      </w:r>
      <w:bookmarkEnd w:id="533"/>
      <w:bookmarkEnd w:id="534"/>
    </w:p>
    <w:p w:rsidR="008C6DC1" w:rsidRPr="002168C6" w:rsidRDefault="008C6DC1" w:rsidP="008C6DC1">
      <w:pPr>
        <w:pStyle w:val="BodyText"/>
      </w:pPr>
      <w:r>
        <w:t xml:space="preserve">Testability of the SW </w:t>
      </w:r>
      <w:r w:rsidR="00FD48A8">
        <w:t>is</w:t>
      </w:r>
      <w:r>
        <w:t xml:space="preserve"> considered at the very early stages of the design cycle to ensure </w:t>
      </w:r>
      <w:r w:rsidRPr="002168C6">
        <w:t>compliance</w:t>
      </w:r>
      <w:r>
        <w:t xml:space="preserve"> of the SW</w:t>
      </w:r>
      <w:r w:rsidRPr="002168C6">
        <w:t xml:space="preserve"> with the requirements</w:t>
      </w:r>
      <w:r>
        <w:t>,</w:t>
      </w:r>
      <w:r w:rsidRPr="002168C6">
        <w:t xml:space="preserve"> and to </w:t>
      </w:r>
      <w:r>
        <w:t>easily identify possible defects, and observe the execution path/sequence within the application.</w:t>
      </w:r>
    </w:p>
    <w:p w:rsidR="008C6DC1" w:rsidRPr="002168C6" w:rsidRDefault="008C6DC1" w:rsidP="008C6DC1">
      <w:pPr>
        <w:pStyle w:val="Heading3"/>
      </w:pPr>
      <w:bookmarkStart w:id="535" w:name="_Toc328054594"/>
      <w:bookmarkStart w:id="536" w:name="_Toc328055947"/>
      <w:r w:rsidRPr="002168C6">
        <w:t>Timely operation</w:t>
      </w:r>
      <w:bookmarkEnd w:id="535"/>
      <w:bookmarkEnd w:id="536"/>
    </w:p>
    <w:p w:rsidR="008C6DC1" w:rsidRPr="002168C6" w:rsidRDefault="008C6DC1" w:rsidP="008C6DC1">
      <w:pPr>
        <w:pStyle w:val="BodyText"/>
      </w:pPr>
      <w:r w:rsidRPr="002168C6">
        <w:t xml:space="preserve">When developing Radio SW, </w:t>
      </w:r>
      <w:r>
        <w:t xml:space="preserve">priority of actions handling, and </w:t>
      </w:r>
      <w:r w:rsidRPr="002168C6">
        <w:t xml:space="preserve">execution time </w:t>
      </w:r>
      <w:r w:rsidR="00FD48A8">
        <w:t>is</w:t>
      </w:r>
      <w:r w:rsidRPr="002168C6">
        <w:t xml:space="preserve"> taken into consideration to ensure that none of the time </w:t>
      </w:r>
      <w:r>
        <w:t>requirements</w:t>
      </w:r>
      <w:r w:rsidRPr="002168C6">
        <w:t xml:space="preserve"> </w:t>
      </w:r>
      <w:r>
        <w:t>are</w:t>
      </w:r>
      <w:r w:rsidRPr="002168C6">
        <w:t xml:space="preserve"> compromised.</w:t>
      </w:r>
    </w:p>
    <w:p w:rsidR="008C6DC1" w:rsidRPr="002168C6" w:rsidRDefault="008C6DC1" w:rsidP="00463323">
      <w:pPr>
        <w:pStyle w:val="BodyText"/>
      </w:pPr>
      <w:r w:rsidRPr="002168C6">
        <w:t xml:space="preserve">See ref. </w:t>
      </w:r>
      <w:r w:rsidRPr="002168C6">
        <w:fldChar w:fldCharType="begin"/>
      </w:r>
      <w:r w:rsidRPr="002168C6">
        <w:instrText xml:space="preserve"> REF _Ref328469685 \r \h </w:instrText>
      </w:r>
      <w:r w:rsidRPr="002168C6">
        <w:instrText xml:space="preserve"> \* MERGEFORMAT </w:instrText>
      </w:r>
      <w:r w:rsidRPr="002168C6">
        <w:fldChar w:fldCharType="separate"/>
      </w:r>
      <w:r w:rsidR="006A5469">
        <w:t>[1]</w:t>
      </w:r>
      <w:r w:rsidRPr="002168C6">
        <w:fldChar w:fldCharType="end"/>
      </w:r>
      <w:r w:rsidRPr="002168C6">
        <w:t xml:space="preserve"> and </w:t>
      </w:r>
      <w:r w:rsidRPr="002168C6">
        <w:fldChar w:fldCharType="begin"/>
      </w:r>
      <w:r w:rsidRPr="002168C6">
        <w:instrText xml:space="preserve"> REF _Ref328469701 \r \h </w:instrText>
      </w:r>
      <w:r w:rsidRPr="002168C6">
        <w:instrText xml:space="preserve"> \* MERGEFORMAT </w:instrText>
      </w:r>
      <w:r w:rsidRPr="002168C6">
        <w:fldChar w:fldCharType="separate"/>
      </w:r>
      <w:r w:rsidR="006A5469">
        <w:t>[2]</w:t>
      </w:r>
      <w:r w:rsidRPr="002168C6">
        <w:fldChar w:fldCharType="end"/>
      </w:r>
      <w:r w:rsidRPr="002168C6">
        <w:t xml:space="preserve"> for timing requirements on O&amp;M procedures such as SW loading, board restart and carrier operations. Ref. </w:t>
      </w:r>
      <w:r w:rsidRPr="002168C6">
        <w:fldChar w:fldCharType="begin"/>
      </w:r>
      <w:r w:rsidRPr="002168C6">
        <w:instrText xml:space="preserve"> REF _Ref328661863 \r \h </w:instrText>
      </w:r>
      <w:r w:rsidRPr="002168C6">
        <w:instrText xml:space="preserve"> \* MERGEFORMAT </w:instrText>
      </w:r>
      <w:r w:rsidRPr="002168C6">
        <w:fldChar w:fldCharType="separate"/>
      </w:r>
      <w:r w:rsidR="006A5469">
        <w:t>[5]</w:t>
      </w:r>
      <w:r w:rsidRPr="002168C6">
        <w:fldChar w:fldCharType="end"/>
      </w:r>
      <w:r w:rsidRPr="002168C6">
        <w:t xml:space="preserve"> adds Radio-internal timing requirements related to the properties of the HW, e.g. the need to instantaneously switch off the PA before the board restart</w:t>
      </w:r>
      <w:r>
        <w:t>s</w:t>
      </w:r>
      <w:r w:rsidRPr="002168C6">
        <w:t xml:space="preserve"> or to complete a supervision loop before it is triggered next time.</w:t>
      </w:r>
    </w:p>
    <w:p w:rsidR="008C6DC1" w:rsidRPr="002168C6" w:rsidRDefault="008C6DC1" w:rsidP="008C6DC1">
      <w:pPr>
        <w:pStyle w:val="Heading3"/>
      </w:pPr>
      <w:r w:rsidRPr="002168C6">
        <w:t>Robustness</w:t>
      </w:r>
    </w:p>
    <w:p w:rsidR="008C6DC1" w:rsidRPr="002168C6" w:rsidRDefault="00FB44D5" w:rsidP="008C6DC1">
      <w:pPr>
        <w:pStyle w:val="BodyText"/>
      </w:pPr>
      <w:r>
        <w:t xml:space="preserve">Radio Application </w:t>
      </w:r>
      <w:r w:rsidR="008C6DC1" w:rsidRPr="002168C6">
        <w:t xml:space="preserve">should </w:t>
      </w:r>
      <w:r w:rsidR="008C6DC1">
        <w:t>adhere to</w:t>
      </w:r>
      <w:r w:rsidR="008C6DC1" w:rsidRPr="002168C6">
        <w:t xml:space="preserve"> the systemized </w:t>
      </w:r>
      <w:r w:rsidR="008C6DC1">
        <w:t>behavior with emphasis on the systemized abnormal and/or error handling scenarios</w:t>
      </w:r>
      <w:r w:rsidR="008C6DC1" w:rsidRPr="002168C6">
        <w:t>. Examples of such situations are inconsistent multi-client requests or high temperature</w:t>
      </w:r>
      <w:r w:rsidR="008C6DC1">
        <w:t xml:space="preserve"> scenarios handling</w:t>
      </w:r>
      <w:r w:rsidR="008C6DC1" w:rsidRPr="002168C6">
        <w:t xml:space="preserve">. </w:t>
      </w:r>
    </w:p>
    <w:p w:rsidR="008C6DC1" w:rsidRPr="002168C6" w:rsidRDefault="008C6DC1" w:rsidP="008C6DC1">
      <w:pPr>
        <w:pStyle w:val="BodyText"/>
      </w:pPr>
      <w:r>
        <w:t>For</w:t>
      </w:r>
      <w:r w:rsidRPr="002168C6">
        <w:t xml:space="preserve"> non-systemized abnormal conditions, </w:t>
      </w:r>
      <w:r>
        <w:t xml:space="preserve">the </w:t>
      </w:r>
      <w:r w:rsidR="00FB44D5">
        <w:t xml:space="preserve">Radio Application </w:t>
      </w:r>
      <w:r w:rsidRPr="002168C6">
        <w:t xml:space="preserve">should attempt to recover to normal operation. If </w:t>
      </w:r>
      <w:r>
        <w:t>recovery and achieving normal</w:t>
      </w:r>
      <w:r w:rsidRPr="002168C6">
        <w:t xml:space="preserve"> operation cannot be </w:t>
      </w:r>
      <w:r>
        <w:t>achieved or guaranteed</w:t>
      </w:r>
      <w:r w:rsidRPr="002168C6">
        <w:t xml:space="preserve">, </w:t>
      </w:r>
      <w:r>
        <w:t xml:space="preserve">the </w:t>
      </w:r>
      <w:r w:rsidR="00FB44D5">
        <w:t xml:space="preserve">Radio Application </w:t>
      </w:r>
      <w:r w:rsidRPr="002168C6">
        <w:t xml:space="preserve">should generate a </w:t>
      </w:r>
      <w:r>
        <w:t xml:space="preserve">useful </w:t>
      </w:r>
      <w:r w:rsidRPr="002168C6">
        <w:t xml:space="preserve">trace </w:t>
      </w:r>
      <w:r>
        <w:t xml:space="preserve">log </w:t>
      </w:r>
      <w:r w:rsidRPr="002168C6">
        <w:t xml:space="preserve">and exit </w:t>
      </w:r>
      <w:r w:rsidR="0070160C">
        <w:t xml:space="preserve">in a controlled manner </w:t>
      </w:r>
      <w:r w:rsidRPr="002168C6">
        <w:t>with a memory dump.</w:t>
      </w:r>
    </w:p>
    <w:p w:rsidR="008C6DC1" w:rsidRPr="00B4116C" w:rsidRDefault="008C6DC1" w:rsidP="008C6DC1">
      <w:pPr>
        <w:pStyle w:val="Heading3"/>
      </w:pPr>
      <w:r w:rsidRPr="00B4116C">
        <w:t>Isolation of external interfaces</w:t>
      </w:r>
    </w:p>
    <w:p w:rsidR="008C6DC1" w:rsidRPr="00B4116C" w:rsidRDefault="008C6DC1" w:rsidP="008C6DC1">
      <w:pPr>
        <w:pStyle w:val="BodyText"/>
      </w:pPr>
      <w:r w:rsidRPr="00B4116C">
        <w:t xml:space="preserve">Radio </w:t>
      </w:r>
      <w:r w:rsidR="00EB05D7">
        <w:t>SW</w:t>
      </w:r>
      <w:r w:rsidRPr="00B4116C">
        <w:t xml:space="preserve">’s main interfaces are the interface to the Digital Unit, which encapsulates Radio’s functionality, and the interface to HW, which reflects the implementation on the chip level. These interfaces change independently and </w:t>
      </w:r>
      <w:r w:rsidR="00F16F19">
        <w:t>in</w:t>
      </w:r>
      <w:r w:rsidRPr="00B4116C">
        <w:t xml:space="preserve"> different </w:t>
      </w:r>
      <w:r w:rsidR="00F16F19">
        <w:t>cadences</w:t>
      </w:r>
      <w:r w:rsidRPr="00B4116C">
        <w:t>: new functions are released twice a year, while new HW is released on a weekly basis.</w:t>
      </w:r>
    </w:p>
    <w:p w:rsidR="008C6DC1" w:rsidRPr="00B4116C" w:rsidRDefault="008C6DC1" w:rsidP="008C6DC1">
      <w:pPr>
        <w:pStyle w:val="BodyText"/>
      </w:pPr>
      <w:r w:rsidRPr="00B4116C">
        <w:t>The Radio SW’s architecture ensure</w:t>
      </w:r>
      <w:r w:rsidR="00FD48A8">
        <w:t>s</w:t>
      </w:r>
      <w:r w:rsidRPr="00B4116C">
        <w:t xml:space="preserve"> tha</w:t>
      </w:r>
      <w:r>
        <w:t>t changes to interfaces -</w:t>
      </w:r>
      <w:r w:rsidRPr="00B4116C">
        <w:t>especially the HW interface</w:t>
      </w:r>
      <w:r>
        <w:t>s-</w:t>
      </w:r>
      <w:r w:rsidRPr="00B4116C">
        <w:t xml:space="preserve">, are </w:t>
      </w:r>
      <w:r w:rsidR="00F16F19">
        <w:t>contained and applied at the appropriate application layer in accordance of the SW architecture.</w:t>
      </w:r>
    </w:p>
    <w:p w:rsidR="008C6DC1" w:rsidRPr="002168C6" w:rsidRDefault="008C6DC1" w:rsidP="008C6DC1">
      <w:pPr>
        <w:pStyle w:val="Heading3"/>
      </w:pPr>
      <w:bookmarkStart w:id="537" w:name="_Toc327434151"/>
      <w:bookmarkStart w:id="538" w:name="_Toc328054596"/>
      <w:bookmarkStart w:id="539" w:name="_Toc328055949"/>
      <w:r w:rsidRPr="002168C6">
        <w:lastRenderedPageBreak/>
        <w:t>Maintainability</w:t>
      </w:r>
      <w:bookmarkEnd w:id="537"/>
      <w:bookmarkEnd w:id="538"/>
      <w:bookmarkEnd w:id="539"/>
    </w:p>
    <w:p w:rsidR="008C6DC1" w:rsidRDefault="008C6DC1" w:rsidP="008C6DC1">
      <w:pPr>
        <w:pStyle w:val="BodyText"/>
      </w:pPr>
      <w:r w:rsidRPr="002168C6">
        <w:t xml:space="preserve">Maintainability and understandability are </w:t>
      </w:r>
      <w:r w:rsidR="00E00208">
        <w:t>key</w:t>
      </w:r>
      <w:r w:rsidRPr="002168C6">
        <w:t xml:space="preserve"> design goals </w:t>
      </w:r>
      <w:r w:rsidR="00E00208">
        <w:t xml:space="preserve">to consider </w:t>
      </w:r>
      <w:r w:rsidRPr="002168C6">
        <w:t>when writing the code</w:t>
      </w:r>
      <w:r>
        <w:t xml:space="preserve">. </w:t>
      </w:r>
      <w:r w:rsidRPr="002168C6">
        <w:t xml:space="preserve">Keep the design and implementation as simple as possible and avoid “smart” solutions. </w:t>
      </w:r>
    </w:p>
    <w:p w:rsidR="008C6DC1" w:rsidRPr="002168C6" w:rsidRDefault="008C6DC1" w:rsidP="008C6DC1">
      <w:pPr>
        <w:pStyle w:val="BodyText"/>
      </w:pPr>
      <w:r w:rsidRPr="002168C6">
        <w:t xml:space="preserve">Follow the design rules and document the code using </w:t>
      </w:r>
      <w:r>
        <w:t xml:space="preserve">meaningful and useful </w:t>
      </w:r>
      <w:r w:rsidRPr="002168C6">
        <w:t>comments.</w:t>
      </w:r>
    </w:p>
    <w:p w:rsidR="008C6DC1" w:rsidRPr="002168C6" w:rsidRDefault="008C6DC1" w:rsidP="008C6DC1">
      <w:pPr>
        <w:pStyle w:val="Heading1"/>
      </w:pPr>
      <w:bookmarkStart w:id="540" w:name="_Toc327433986"/>
      <w:bookmarkStart w:id="541" w:name="_Toc327434154"/>
      <w:r>
        <w:br w:type="page"/>
      </w:r>
      <w:bookmarkStart w:id="542" w:name="_Toc361295921"/>
      <w:bookmarkStart w:id="543" w:name="_Toc363737939"/>
      <w:bookmarkStart w:id="544" w:name="_Toc38649720"/>
      <w:r>
        <w:lastRenderedPageBreak/>
        <w:t xml:space="preserve">Functional </w:t>
      </w:r>
      <w:r w:rsidRPr="002168C6">
        <w:t>view</w:t>
      </w:r>
      <w:bookmarkEnd w:id="540"/>
      <w:bookmarkEnd w:id="541"/>
      <w:bookmarkEnd w:id="542"/>
      <w:bookmarkEnd w:id="543"/>
      <w:bookmarkEnd w:id="544"/>
    </w:p>
    <w:p w:rsidR="008C6DC1" w:rsidRDefault="008C6DC1" w:rsidP="008C6DC1">
      <w:pPr>
        <w:pStyle w:val="BodyText"/>
      </w:pPr>
      <w:r>
        <w:t xml:space="preserve">The RU software is based on a layered architecture. Layers are arranged in a manner where the most abstract layer is at the top –close to the external interfaces-, and the most concrete layers is at the bottom -close to the hardware-. </w:t>
      </w:r>
    </w:p>
    <w:p w:rsidR="008C6DC1" w:rsidRPr="002168C6" w:rsidRDefault="008C6DC1" w:rsidP="008C6DC1">
      <w:pPr>
        <w:pStyle w:val="Heading2"/>
      </w:pPr>
      <w:bookmarkStart w:id="545" w:name="_Toc327434155"/>
      <w:bookmarkStart w:id="546" w:name="_Toc361295922"/>
      <w:bookmarkStart w:id="547" w:name="_Toc363737940"/>
      <w:bookmarkStart w:id="548" w:name="_Toc38649721"/>
      <w:r>
        <w:t>Functional View Key</w:t>
      </w:r>
      <w:r w:rsidRPr="002168C6">
        <w:t xml:space="preserve"> </w:t>
      </w:r>
      <w:r>
        <w:t>P</w:t>
      </w:r>
      <w:r w:rsidRPr="002168C6">
        <w:t>rinciples</w:t>
      </w:r>
      <w:bookmarkEnd w:id="545"/>
      <w:bookmarkEnd w:id="546"/>
      <w:bookmarkEnd w:id="547"/>
      <w:bookmarkEnd w:id="548"/>
    </w:p>
    <w:p w:rsidR="008C6DC1" w:rsidRDefault="008C6DC1" w:rsidP="008C6DC1">
      <w:pPr>
        <w:pStyle w:val="BodyText"/>
      </w:pPr>
      <w:r>
        <w:t xml:space="preserve">This section will provide details on the key </w:t>
      </w:r>
      <w:r w:rsidR="00295EFB">
        <w:t>principles</w:t>
      </w:r>
      <w:r>
        <w:t xml:space="preserve"> governing the </w:t>
      </w:r>
      <w:r w:rsidR="00FB44D5">
        <w:t xml:space="preserve">Radio Application </w:t>
      </w:r>
      <w:r>
        <w:t>Functional view.</w:t>
      </w:r>
    </w:p>
    <w:p w:rsidR="008C6DC1" w:rsidRPr="00902BC2" w:rsidRDefault="008C6DC1" w:rsidP="008C6DC1">
      <w:pPr>
        <w:pStyle w:val="BodyText"/>
        <w:rPr>
          <w:b/>
          <w:u w:val="single"/>
        </w:rPr>
      </w:pPr>
      <w:r w:rsidRPr="00902BC2">
        <w:rPr>
          <w:b/>
          <w:u w:val="single"/>
        </w:rPr>
        <w:t>NOTE:</w:t>
      </w:r>
    </w:p>
    <w:p w:rsidR="008C6DC1" w:rsidRDefault="008C6DC1" w:rsidP="008C6DC1">
      <w:pPr>
        <w:pStyle w:val="BodyText"/>
      </w:pPr>
      <w:r w:rsidRPr="00B4116C">
        <w:t xml:space="preserve">See ref. </w:t>
      </w:r>
      <w:r w:rsidRPr="00B4116C">
        <w:fldChar w:fldCharType="begin"/>
      </w:r>
      <w:r w:rsidRPr="00B4116C">
        <w:instrText xml:space="preserve"> REF _Ref330367450 \r \h </w:instrText>
      </w:r>
      <w:r w:rsidRPr="00B4116C">
        <w:instrText xml:space="preserve"> \* MERGEFORMAT </w:instrText>
      </w:r>
      <w:r w:rsidRPr="00B4116C">
        <w:fldChar w:fldCharType="separate"/>
      </w:r>
      <w:r w:rsidR="006A5469">
        <w:t>[10]</w:t>
      </w:r>
      <w:r w:rsidRPr="00B4116C">
        <w:fldChar w:fldCharType="end"/>
      </w:r>
      <w:r w:rsidRPr="00B4116C">
        <w:t xml:space="preserve"> for more information about the </w:t>
      </w:r>
      <w:r>
        <w:t xml:space="preserve">current/legacy </w:t>
      </w:r>
      <w:r w:rsidR="00FB44D5">
        <w:t xml:space="preserve">Radio Application </w:t>
      </w:r>
      <w:r w:rsidRPr="00B4116C">
        <w:t xml:space="preserve">functionality, architecture and many practical programming aspects. </w:t>
      </w:r>
    </w:p>
    <w:p w:rsidR="008C6DC1" w:rsidRDefault="008C6DC1" w:rsidP="008C6DC1">
      <w:pPr>
        <w:pStyle w:val="BodyText"/>
      </w:pPr>
      <w:r>
        <w:t xml:space="preserve">See ref. </w:t>
      </w:r>
      <w:r w:rsidR="007308F7">
        <w:fldChar w:fldCharType="begin"/>
      </w:r>
      <w:r w:rsidR="007308F7">
        <w:instrText xml:space="preserve"> REF _Ref363798677 \r \h </w:instrText>
      </w:r>
      <w:r w:rsidR="007308F7">
        <w:fldChar w:fldCharType="separate"/>
      </w:r>
      <w:r w:rsidR="006A5469">
        <w:t>[37]</w:t>
      </w:r>
      <w:r w:rsidR="007308F7">
        <w:fldChar w:fldCharType="end"/>
      </w:r>
      <w:r w:rsidR="007308F7">
        <w:t xml:space="preserve"> </w:t>
      </w:r>
      <w:r>
        <w:t xml:space="preserve">for more information on </w:t>
      </w:r>
      <w:r w:rsidR="00FB44D5">
        <w:t xml:space="preserve">Radio Application </w:t>
      </w:r>
      <w:r>
        <w:t>Modularization fundamentals.</w:t>
      </w:r>
    </w:p>
    <w:p w:rsidR="008C6DC1" w:rsidRPr="00B4116C" w:rsidRDefault="008C6DC1" w:rsidP="008C6DC1">
      <w:pPr>
        <w:pStyle w:val="BodyText"/>
      </w:pPr>
      <w:r w:rsidRPr="00B4116C">
        <w:t xml:space="preserve">See ref. </w:t>
      </w:r>
      <w:r w:rsidRPr="00B4116C">
        <w:fldChar w:fldCharType="begin"/>
      </w:r>
      <w:r w:rsidRPr="00B4116C">
        <w:instrText xml:space="preserve"> REF _Ref330367510 \r \h </w:instrText>
      </w:r>
      <w:r w:rsidRPr="00B4116C">
        <w:instrText xml:space="preserve"> \* MERGEFORMAT </w:instrText>
      </w:r>
      <w:r w:rsidRPr="00B4116C">
        <w:fldChar w:fldCharType="separate"/>
      </w:r>
      <w:r w:rsidR="006A5469">
        <w:t>[11]</w:t>
      </w:r>
      <w:r w:rsidRPr="00B4116C">
        <w:fldChar w:fldCharType="end"/>
      </w:r>
      <w:r w:rsidRPr="00B4116C">
        <w:t xml:space="preserve"> for details on the Driver Layer in context of the Radio HW.</w:t>
      </w:r>
    </w:p>
    <w:p w:rsidR="008C6DC1" w:rsidRDefault="008C6DC1" w:rsidP="008C6DC1">
      <w:pPr>
        <w:pStyle w:val="BodyText"/>
        <w:rPr>
          <w:u w:val="single"/>
        </w:rPr>
      </w:pPr>
    </w:p>
    <w:p w:rsidR="008C6DC1" w:rsidRPr="00157164" w:rsidRDefault="008C6DC1" w:rsidP="008C6DC1">
      <w:pPr>
        <w:pStyle w:val="Heading3"/>
      </w:pPr>
      <w:r>
        <w:t xml:space="preserve">Controlled </w:t>
      </w:r>
      <w:r w:rsidRPr="00157164">
        <w:t xml:space="preserve">inter-layer </w:t>
      </w:r>
      <w:r>
        <w:t>dependencies</w:t>
      </w:r>
    </w:p>
    <w:p w:rsidR="008C6DC1" w:rsidRDefault="008C6DC1" w:rsidP="008C6DC1">
      <w:pPr>
        <w:pStyle w:val="BodyText"/>
      </w:pPr>
      <w:r w:rsidRPr="00157164">
        <w:t xml:space="preserve">Each layer </w:t>
      </w:r>
      <w:r>
        <w:t>provide</w:t>
      </w:r>
      <w:r w:rsidR="009E5D33">
        <w:t>s</w:t>
      </w:r>
      <w:r w:rsidRPr="00157164">
        <w:t xml:space="preserve"> a</w:t>
      </w:r>
      <w:r>
        <w:t xml:space="preserve"> set of </w:t>
      </w:r>
      <w:r w:rsidRPr="00157164">
        <w:t>interface</w:t>
      </w:r>
      <w:r>
        <w:t>s</w:t>
      </w:r>
      <w:r w:rsidRPr="00157164">
        <w:t xml:space="preserve"> </w:t>
      </w:r>
      <w:r>
        <w:t>for the layer above, and only use</w:t>
      </w:r>
      <w:r w:rsidR="009E5D33">
        <w:t>s</w:t>
      </w:r>
      <w:r w:rsidRPr="00157164">
        <w:t xml:space="preserve"> the interface published by the layer below. There </w:t>
      </w:r>
      <w:r w:rsidR="009E5D33">
        <w:t>are</w:t>
      </w:r>
      <w:r w:rsidRPr="00157164">
        <w:t xml:space="preserve"> no other dependencies between the layers. In the implementation domain this means that a layer only include</w:t>
      </w:r>
      <w:r w:rsidR="009E5D33">
        <w:t>s</w:t>
      </w:r>
      <w:r w:rsidRPr="00157164">
        <w:t xml:space="preserve"> the header files belonging to the layer directly below it, and the included header files belong</w:t>
      </w:r>
      <w:r w:rsidR="009E5D33">
        <w:t>ing</w:t>
      </w:r>
      <w:r w:rsidRPr="00157164">
        <w:t xml:space="preserve"> to t</w:t>
      </w:r>
      <w:r>
        <w:t>his layer’s official interface.</w:t>
      </w:r>
    </w:p>
    <w:p w:rsidR="008C6DC1" w:rsidRPr="00453433" w:rsidRDefault="008C6DC1" w:rsidP="008C6DC1">
      <w:pPr>
        <w:pStyle w:val="Heading3"/>
      </w:pPr>
      <w:r>
        <w:t>Clear and well-d</w:t>
      </w:r>
      <w:r w:rsidRPr="00453433">
        <w:t>ocument</w:t>
      </w:r>
      <w:r>
        <w:t xml:space="preserve">ed </w:t>
      </w:r>
      <w:r w:rsidRPr="00453433">
        <w:t>inter-layer interfaces</w:t>
      </w:r>
    </w:p>
    <w:p w:rsidR="00751E24" w:rsidRPr="00157164" w:rsidRDefault="00751E24" w:rsidP="00995DC4">
      <w:pPr>
        <w:pStyle w:val="BodyText"/>
      </w:pPr>
      <w:r>
        <w:t xml:space="preserve">When developing within a layer, it is important to know the interfaces; both the ones being implemented and realized </w:t>
      </w:r>
      <w:r w:rsidR="007D4924">
        <w:t xml:space="preserve">by the intended implementation </w:t>
      </w:r>
      <w:r>
        <w:t>and the interfaces the implementation is supposed to use (provided by the lower layer). It is also important to not design against the implementation of the provided interfaces, since then the meaning of the interface is lost. To get there, the interfaces between the layers must be clearly defined and well documented.</w:t>
      </w:r>
    </w:p>
    <w:p w:rsidR="00E90659" w:rsidRDefault="00E90659" w:rsidP="008C6DC1">
      <w:pPr>
        <w:pStyle w:val="Heading3"/>
      </w:pPr>
      <w:r>
        <w:t>Data ownership</w:t>
      </w:r>
      <w:r w:rsidR="00DF4AE8">
        <w:t xml:space="preserve"> and Validation</w:t>
      </w:r>
    </w:p>
    <w:p w:rsidR="00E90659" w:rsidRDefault="009B3E07" w:rsidP="00E90659">
      <w:pPr>
        <w:pStyle w:val="BodyText"/>
      </w:pPr>
      <w:r>
        <w:t xml:space="preserve">Data ownership is determined by its primary relevance </w:t>
      </w:r>
      <w:r w:rsidR="00DF4AE8">
        <w:t xml:space="preserve">of the data </w:t>
      </w:r>
      <w:r>
        <w:t xml:space="preserve">to the layer and its components. </w:t>
      </w:r>
    </w:p>
    <w:p w:rsidR="009B3E07" w:rsidRDefault="009B3E07" w:rsidP="00E90659">
      <w:pPr>
        <w:pStyle w:val="BodyText"/>
      </w:pPr>
      <w:r>
        <w:lastRenderedPageBreak/>
        <w:t xml:space="preserve">Configuration data specific to a layer or module within a layer is pushed to that target from the upper OAM layer, and will be validate and </w:t>
      </w:r>
      <w:r w:rsidR="00262E60">
        <w:t>owned by the target.</w:t>
      </w:r>
    </w:p>
    <w:p w:rsidR="00262E60" w:rsidRDefault="00262E60" w:rsidP="00E90659">
      <w:pPr>
        <w:pStyle w:val="BodyText"/>
      </w:pPr>
      <w:r>
        <w:t>Configuration data is to be maintained by the owner and every effort is made to avoid copying and changing of the configuration data.</w:t>
      </w:r>
    </w:p>
    <w:p w:rsidR="00995DC4" w:rsidRPr="00E90659" w:rsidRDefault="00262E60" w:rsidP="00995DC4">
      <w:pPr>
        <w:pStyle w:val="BodyText"/>
      </w:pPr>
      <w:r>
        <w:t xml:space="preserve">For functional modules controllers are initialized with information from the database. Similarly services are initialized with data from the database and information supplied by the service controller. </w:t>
      </w:r>
      <w:r w:rsidR="00995DC4" w:rsidRPr="00EB05D7">
        <w:t>Each Module entity is to only own their initialization data, data that is affected by the service due to change of state, and data needed for connecting with the drivers (internal data is excluded).</w:t>
      </w:r>
    </w:p>
    <w:p w:rsidR="009B3E07" w:rsidRPr="00E90659" w:rsidRDefault="009B3E07" w:rsidP="00DF4AE8">
      <w:pPr>
        <w:pStyle w:val="BodyText"/>
      </w:pPr>
    </w:p>
    <w:p w:rsidR="008C6DC1" w:rsidRPr="00157164" w:rsidRDefault="008C6DC1" w:rsidP="008C6DC1">
      <w:pPr>
        <w:pStyle w:val="Heading3"/>
      </w:pPr>
      <w:r w:rsidRPr="00157164">
        <w:t>Data-driven operation</w:t>
      </w:r>
    </w:p>
    <w:p w:rsidR="008C6DC1" w:rsidRDefault="008C6DC1" w:rsidP="008C6DC1">
      <w:pPr>
        <w:pStyle w:val="BodyText"/>
      </w:pPr>
      <w:r w:rsidRPr="00157164">
        <w:t xml:space="preserve">To minimize code changes </w:t>
      </w:r>
      <w:r>
        <w:t>support different</w:t>
      </w:r>
      <w:r w:rsidRPr="00157164">
        <w:t xml:space="preserve"> HW variants</w:t>
      </w:r>
      <w:r>
        <w:t xml:space="preserve"> and new features</w:t>
      </w:r>
      <w:r w:rsidRPr="00157164">
        <w:t xml:space="preserve">, the Radio </w:t>
      </w:r>
      <w:r w:rsidR="00A0045A">
        <w:t>A</w:t>
      </w:r>
      <w:r w:rsidRPr="00157164">
        <w:t xml:space="preserve">pplication </w:t>
      </w:r>
      <w:r w:rsidR="001B118E">
        <w:t>are</w:t>
      </w:r>
      <w:r w:rsidRPr="00157164">
        <w:t xml:space="preserve"> </w:t>
      </w:r>
      <w:r>
        <w:t>highly</w:t>
      </w:r>
      <w:r w:rsidRPr="00157164">
        <w:t xml:space="preserve"> data-driven</w:t>
      </w:r>
      <w:r>
        <w:t xml:space="preserve"> with the database having a prominent role in the support of the many HW variants. </w:t>
      </w:r>
    </w:p>
    <w:p w:rsidR="008C6DC1" w:rsidRDefault="008C6DC1" w:rsidP="008C6DC1">
      <w:pPr>
        <w:pStyle w:val="BodyText"/>
      </w:pPr>
      <w:r w:rsidRPr="00157164">
        <w:t xml:space="preserve">Whenever changes in the Radio </w:t>
      </w:r>
      <w:r w:rsidR="00A0045A">
        <w:t>A</w:t>
      </w:r>
      <w:r w:rsidRPr="00157164">
        <w:t>pplication are done</w:t>
      </w:r>
      <w:r w:rsidRPr="00EB05D7">
        <w:t xml:space="preserve">, </w:t>
      </w:r>
      <w:r w:rsidR="00995DC4" w:rsidRPr="00EB05D7">
        <w:t xml:space="preserve">the possibility to implement them through changes of configuration data in the database is considered first. Thinking about data-driven operation, and designing the database accordingly, are important principles of the Radio </w:t>
      </w:r>
      <w:r w:rsidR="00A0045A">
        <w:t>A</w:t>
      </w:r>
      <w:r w:rsidR="00995DC4" w:rsidRPr="00EB05D7">
        <w:t>pplication.</w:t>
      </w:r>
    </w:p>
    <w:p w:rsidR="008C6DC1" w:rsidRPr="002168C6" w:rsidRDefault="008C6DC1" w:rsidP="008C6DC1">
      <w:pPr>
        <w:pStyle w:val="Heading2"/>
      </w:pPr>
      <w:bookmarkStart w:id="549" w:name="_Toc327434156"/>
      <w:bookmarkStart w:id="550" w:name="_Toc361295923"/>
      <w:bookmarkStart w:id="551" w:name="_Toc363737941"/>
      <w:bookmarkStart w:id="552" w:name="_Toc38649722"/>
      <w:r w:rsidRPr="002168C6">
        <w:t>View model</w:t>
      </w:r>
      <w:bookmarkEnd w:id="549"/>
      <w:bookmarkEnd w:id="550"/>
      <w:bookmarkEnd w:id="551"/>
      <w:bookmarkEnd w:id="552"/>
    </w:p>
    <w:p w:rsidR="00BA528C" w:rsidRPr="00157164" w:rsidRDefault="00BA528C" w:rsidP="00BA528C">
      <w:pPr>
        <w:pStyle w:val="Heading3"/>
      </w:pPr>
      <w:r>
        <w:t xml:space="preserve">Loosely coupled </w:t>
      </w:r>
      <w:r w:rsidRPr="00157164">
        <w:t>Layered architecture</w:t>
      </w:r>
    </w:p>
    <w:p w:rsidR="00BA528C" w:rsidRDefault="009D2139" w:rsidP="00BA528C">
      <w:pPr>
        <w:pStyle w:val="BodyText"/>
      </w:pPr>
      <w:r>
        <w:t>The recommendations for the relationships between the layers are</w:t>
      </w:r>
      <w:r w:rsidR="00BA528C">
        <w:t>:</w:t>
      </w:r>
    </w:p>
    <w:p w:rsidR="00BA528C" w:rsidRDefault="00BA528C" w:rsidP="00BA528C">
      <w:pPr>
        <w:pStyle w:val="ListBullet"/>
      </w:pPr>
      <w:r>
        <w:t>A layer cannot include a header file belonging to a layer above it in the hierarchy.</w:t>
      </w:r>
    </w:p>
    <w:p w:rsidR="00BA528C" w:rsidRDefault="00BA528C" w:rsidP="00BA528C">
      <w:pPr>
        <w:pStyle w:val="ListBullet"/>
      </w:pPr>
      <w:r>
        <w:t>Data required by lower layer is made available [pushed] by upper layer</w:t>
      </w:r>
      <w:r w:rsidR="009D2139">
        <w:t>.</w:t>
      </w:r>
    </w:p>
    <w:p w:rsidR="00BA528C" w:rsidRDefault="00BA528C" w:rsidP="00BA528C">
      <w:pPr>
        <w:pStyle w:val="ListBullet"/>
      </w:pPr>
      <w:r>
        <w:t>Data specific to a layer should be owned and maintained by that layer</w:t>
      </w:r>
      <w:r w:rsidR="009D2139">
        <w:t>.</w:t>
      </w:r>
    </w:p>
    <w:p w:rsidR="009D2139" w:rsidRDefault="009D2139" w:rsidP="00BA528C">
      <w:pPr>
        <w:pStyle w:val="ListBullet"/>
      </w:pPr>
      <w:r>
        <w:t>A lower layer can’t initiate the first contact with a higher layer.</w:t>
      </w:r>
    </w:p>
    <w:p w:rsidR="009D2139" w:rsidRDefault="00367F3B" w:rsidP="00BA528C">
      <w:pPr>
        <w:pStyle w:val="ListBullet"/>
      </w:pPr>
      <w:r>
        <w:t>Common libraries [layer] are</w:t>
      </w:r>
      <w:r w:rsidR="009D2139">
        <w:t xml:space="preserve"> situated on the side of the other layers. Other layers can depend on the Common libraries, but the Common libraries shall not depend on the other layers of the Radio Application.</w:t>
      </w:r>
    </w:p>
    <w:p w:rsidR="00BA528C" w:rsidRDefault="00BA528C" w:rsidP="00BA528C">
      <w:pPr>
        <w:pStyle w:val="BodyText"/>
      </w:pPr>
      <w:r>
        <w:t>In the current –legacy- SW implementation there are some violations to the above rules. Such violations, however, should be removed as part of the RU SW Modularization activities.</w:t>
      </w:r>
    </w:p>
    <w:p w:rsidR="00BA528C" w:rsidRDefault="00995DC4" w:rsidP="00BA528C">
      <w:pPr>
        <w:pStyle w:val="BodyText"/>
      </w:pPr>
      <w:r>
        <w:fldChar w:fldCharType="begin"/>
      </w:r>
      <w:r>
        <w:instrText xml:space="preserve"> REF _Ref373330891 \h </w:instrText>
      </w:r>
      <w:r>
        <w:fldChar w:fldCharType="separate"/>
      </w:r>
      <w:r w:rsidR="006A5469">
        <w:t xml:space="preserve">Figure </w:t>
      </w:r>
      <w:r w:rsidR="006A5469">
        <w:rPr>
          <w:noProof/>
        </w:rPr>
        <w:t>4</w:t>
      </w:r>
      <w:r>
        <w:fldChar w:fldCharType="end"/>
      </w:r>
      <w:r>
        <w:t xml:space="preserve"> </w:t>
      </w:r>
      <w:r w:rsidR="00BA528C">
        <w:t xml:space="preserve">shows the </w:t>
      </w:r>
      <w:r w:rsidR="00A0045A">
        <w:t>Radio Application</w:t>
      </w:r>
      <w:r w:rsidR="00BA528C">
        <w:t xml:space="preserve"> layered architecture</w:t>
      </w:r>
      <w:r w:rsidR="00BA528C" w:rsidRPr="00157164">
        <w:t xml:space="preserve">. </w:t>
      </w:r>
      <w:r w:rsidR="00BA528C">
        <w:t xml:space="preserve">This structure is the </w:t>
      </w:r>
      <w:r w:rsidR="00A0045A">
        <w:t>Radio Application</w:t>
      </w:r>
      <w:r w:rsidR="00BA528C">
        <w:t xml:space="preserve"> end goal and </w:t>
      </w:r>
      <w:r w:rsidR="00070C51">
        <w:t xml:space="preserve">will </w:t>
      </w:r>
      <w:r w:rsidR="00BA528C">
        <w:t xml:space="preserve">be maintained in the future function growth. </w:t>
      </w:r>
      <w:r w:rsidR="00BA528C" w:rsidRPr="00157164">
        <w:t xml:space="preserve">The layered architecture </w:t>
      </w:r>
      <w:r w:rsidR="00BA528C">
        <w:t>adheres</w:t>
      </w:r>
      <w:r w:rsidR="00BA528C" w:rsidRPr="00157164">
        <w:t xml:space="preserve"> to the design goal of external interface isolation to keep the SW changes stemming from the interface</w:t>
      </w:r>
      <w:r w:rsidR="00BA528C">
        <w:t xml:space="preserve"> changes as local as possible</w:t>
      </w:r>
      <w:r w:rsidR="00BA528C" w:rsidRPr="00157164">
        <w:t>.</w:t>
      </w:r>
    </w:p>
    <w:p w:rsidR="00995DC4" w:rsidRDefault="00995DC4" w:rsidP="00995DC4">
      <w:pPr>
        <w:pStyle w:val="BodyText"/>
        <w:keepNext/>
        <w:ind w:left="1247"/>
      </w:pPr>
      <w:bookmarkStart w:id="553" w:name="_Ref359394605"/>
      <w:bookmarkStart w:id="554" w:name="_Ref359394628"/>
    </w:p>
    <w:p w:rsidR="000030F7" w:rsidRDefault="000030F7" w:rsidP="00995DC4">
      <w:pPr>
        <w:pStyle w:val="BodyText"/>
        <w:keepNext/>
        <w:ind w:left="1247"/>
      </w:pPr>
    </w:p>
    <w:p w:rsidR="004D0CE4" w:rsidRDefault="00C9067B" w:rsidP="00995DC4">
      <w:pPr>
        <w:pStyle w:val="BodyText"/>
        <w:keepNext/>
        <w:ind w:left="1247"/>
        <w:rPr>
          <w:ins w:id="555" w:author="Ian Dillon" w:date="2015-11-11T16:04:00Z"/>
        </w:rPr>
      </w:pPr>
      <w:del w:id="556" w:author="Ian Dillon" w:date="2015-11-11T16:04:00Z">
        <w:r w:rsidDel="00877977">
          <w:object w:dxaOrig="15525" w:dyaOrig="12825">
            <v:shape id="_x0000_i1034" type="#_x0000_t75" style="width:425.4pt;height:351.6pt" o:ole="">
              <v:imagedata r:id="rId12" o:title=""/>
            </v:shape>
            <o:OLEObject Type="Embed" ProgID="Visio.Drawing.15" ShapeID="_x0000_i1034" DrawAspect="Content" ObjectID="_1661929260" r:id="rId13"/>
          </w:object>
        </w:r>
      </w:del>
    </w:p>
    <w:p w:rsidR="00877977" w:rsidRDefault="00D33A05" w:rsidP="00995DC4">
      <w:pPr>
        <w:pStyle w:val="BodyText"/>
        <w:keepNext/>
        <w:ind w:left="1247"/>
      </w:pPr>
      <w:ins w:id="557" w:author="Ian Dillon" w:date="2015-11-18T09:49:00Z">
        <w:r>
          <w:rPr>
            <w:noProof/>
          </w:rPr>
        </w:r>
      </w:ins>
      <w:r>
        <w:pict>
          <v:shape id="_x0000_s1987" type="#_x0000_t75" style="width:456.5pt;height:346.1pt;mso-position-horizontal-relative:char;mso-position-vertical-relative:line">
            <v:imagedata r:id="rId14" o:title=""/>
            <w10:anchorlock/>
          </v:shape>
        </w:pict>
      </w:r>
    </w:p>
    <w:p w:rsidR="00BA528C" w:rsidDel="00F51BC5" w:rsidRDefault="00995DC4" w:rsidP="00995DC4">
      <w:pPr>
        <w:pStyle w:val="CaptionFigure"/>
        <w:rPr>
          <w:del w:id="558" w:author="Ian Dillon" w:date="2015-11-18T09:58:00Z"/>
        </w:rPr>
      </w:pPr>
      <w:bookmarkStart w:id="559" w:name="_Ref373330891"/>
      <w:r>
        <w:t xml:space="preserve">Figure </w:t>
      </w:r>
      <w:fldSimple w:instr=" SEQ Figure \* ARABIC ">
        <w:r w:rsidR="006A5469">
          <w:rPr>
            <w:noProof/>
          </w:rPr>
          <w:t>4</w:t>
        </w:r>
      </w:fldSimple>
      <w:bookmarkEnd w:id="559"/>
      <w:r>
        <w:tab/>
        <w:t>Radio SW layered architecture</w:t>
      </w:r>
    </w:p>
    <w:bookmarkEnd w:id="553"/>
    <w:bookmarkEnd w:id="554"/>
    <w:p w:rsidR="00BA528C" w:rsidRPr="00157164" w:rsidRDefault="00BA528C" w:rsidP="00F51BC5">
      <w:pPr>
        <w:pStyle w:val="CaptionFigure"/>
        <w:pPrChange w:id="560" w:author="Ian Dillon" w:date="2015-11-18T09:58:00Z">
          <w:pPr>
            <w:pStyle w:val="BodyText"/>
            <w:keepNext/>
          </w:pPr>
        </w:pPrChange>
      </w:pPr>
    </w:p>
    <w:p w:rsidR="00BA528C" w:rsidRDefault="00BA528C" w:rsidP="00BA528C">
      <w:pPr>
        <w:rPr>
          <w:lang w:val="en-US"/>
        </w:rPr>
      </w:pPr>
    </w:p>
    <w:p w:rsidR="00995DC4" w:rsidRPr="00EB05D7" w:rsidRDefault="00995DC4" w:rsidP="00995DC4">
      <w:pPr>
        <w:pStyle w:val="Heading4"/>
      </w:pPr>
      <w:bookmarkStart w:id="561" w:name="_Ref359416425"/>
      <w:r w:rsidRPr="00EB05D7">
        <w:t>Functional blocks</w:t>
      </w:r>
      <w:bookmarkEnd w:id="561"/>
    </w:p>
    <w:p w:rsidR="00995DC4" w:rsidRPr="00EB05D7" w:rsidRDefault="00995DC4" w:rsidP="00995DC4">
      <w:pPr>
        <w:pStyle w:val="BodyText"/>
      </w:pPr>
      <w:r w:rsidRPr="00EB05D7">
        <w:t xml:space="preserve">The radio software is divided into several Functional and Coordination Blocks. </w:t>
      </w:r>
    </w:p>
    <w:p w:rsidR="00995DC4" w:rsidRPr="00EB05D7" w:rsidRDefault="00995DC4" w:rsidP="00995DC4">
      <w:pPr>
        <w:pStyle w:val="BodyText"/>
      </w:pPr>
      <w:r w:rsidRPr="00EB05D7">
        <w:t xml:space="preserve">Please refer to </w:t>
      </w:r>
      <w:r w:rsidRPr="00EB05D7">
        <w:fldChar w:fldCharType="begin"/>
      </w:r>
      <w:r w:rsidRPr="00EB05D7">
        <w:instrText xml:space="preserve"> REF _Ref363798677 \r \h </w:instrText>
      </w:r>
      <w:r w:rsidRPr="00EB05D7">
        <w:instrText xml:space="preserve"> \* MERGEFORMAT </w:instrText>
      </w:r>
      <w:r w:rsidRPr="00EB05D7">
        <w:fldChar w:fldCharType="separate"/>
      </w:r>
      <w:r w:rsidR="006A5469">
        <w:t>[37]</w:t>
      </w:r>
      <w:r w:rsidRPr="00EB05D7">
        <w:fldChar w:fldCharType="end"/>
      </w:r>
      <w:r w:rsidRPr="00EB05D7">
        <w:t xml:space="preserve"> for details.</w:t>
      </w:r>
    </w:p>
    <w:p w:rsidR="00995DC4" w:rsidRPr="00EB05D7" w:rsidRDefault="00995DC4" w:rsidP="00995DC4">
      <w:pPr>
        <w:pStyle w:val="BodyText"/>
      </w:pPr>
      <w:r w:rsidRPr="00EB05D7">
        <w:t>The Functional Blocks are responsible for configuration, control, and management of the HW blocks determined to be in their scope, and will communicate via the interface HALI1 towards the driver layer, and towards the O&amp;M layer using the R-LRCI and R-ERCI interface. Each Module in the functional block will export interfaces that cover areas in their scope in accordance to the Interface Segregation Principle (“Clients should not be forced to depend upon interfaces that they do not use”).</w:t>
      </w:r>
    </w:p>
    <w:p w:rsidR="00995DC4" w:rsidRPr="00EB05D7" w:rsidRDefault="00995DC4" w:rsidP="00995DC4">
      <w:pPr>
        <w:pStyle w:val="BodyText"/>
      </w:pPr>
      <w:r w:rsidRPr="00EB05D7">
        <w:lastRenderedPageBreak/>
        <w:t xml:space="preserve">Coordination blocks are used to manage and control the Functional Blocks and coordinate the common functions of interest to multiple Functional blocks; </w:t>
      </w:r>
      <w:r w:rsidR="00367F3B" w:rsidRPr="00EB05D7">
        <w:t>for</w:t>
      </w:r>
      <w:r w:rsidRPr="00EB05D7">
        <w:t xml:space="preserve"> an instance, Fault management is done by the Common Functional Block and Carrier Status Coordination, between DL and UL Functional Block is done by the Resource Control Functional Block. The coordination blocks are intended to be functioning in the resource layer (see </w:t>
      </w:r>
      <w:r w:rsidR="000954DF" w:rsidRPr="00EB05D7">
        <w:fldChar w:fldCharType="begin"/>
      </w:r>
      <w:r w:rsidR="000954DF" w:rsidRPr="00EB05D7">
        <w:instrText xml:space="preserve"> REF _Ref373330891 \h </w:instrText>
      </w:r>
      <w:r w:rsidR="00EB05D7">
        <w:instrText xml:space="preserve"> \* MERGEFORMAT </w:instrText>
      </w:r>
      <w:r w:rsidR="000954DF" w:rsidRPr="00EB05D7">
        <w:fldChar w:fldCharType="separate"/>
      </w:r>
      <w:r w:rsidR="006A5469">
        <w:t xml:space="preserve">Figure </w:t>
      </w:r>
      <w:r w:rsidR="006A5469">
        <w:rPr>
          <w:noProof/>
        </w:rPr>
        <w:t>4</w:t>
      </w:r>
      <w:r w:rsidR="000954DF" w:rsidRPr="00EB05D7">
        <w:fldChar w:fldCharType="end"/>
      </w:r>
      <w:r w:rsidR="000954DF" w:rsidRPr="00EB05D7">
        <w:t xml:space="preserve"> </w:t>
      </w:r>
      <w:r w:rsidRPr="00EB05D7">
        <w:t>).</w:t>
      </w:r>
    </w:p>
    <w:p w:rsidR="00995DC4" w:rsidRPr="00EB05D7" w:rsidRDefault="00995DC4" w:rsidP="00995DC4">
      <w:pPr>
        <w:pStyle w:val="BodyText"/>
      </w:pPr>
      <w:r w:rsidRPr="00EB05D7">
        <w:t xml:space="preserve">Functional blocks will adhere to the modularization architecture principles –see </w:t>
      </w:r>
      <w:r w:rsidR="00751E24" w:rsidRPr="00EB05D7">
        <w:fldChar w:fldCharType="begin"/>
      </w:r>
      <w:r w:rsidR="00751E24" w:rsidRPr="00EB05D7">
        <w:instrText xml:space="preserve"> REF _Ref373409517 \h </w:instrText>
      </w:r>
      <w:r w:rsidR="00EB05D7">
        <w:instrText xml:space="preserve"> \* MERGEFORMAT </w:instrText>
      </w:r>
      <w:r w:rsidR="00751E24" w:rsidRPr="00EB05D7">
        <w:fldChar w:fldCharType="separate"/>
      </w:r>
      <w:r w:rsidR="006A5469">
        <w:t xml:space="preserve">Figure </w:t>
      </w:r>
      <w:r w:rsidR="006A5469">
        <w:rPr>
          <w:noProof/>
        </w:rPr>
        <w:t>11</w:t>
      </w:r>
      <w:r w:rsidR="00751E24" w:rsidRPr="00EB05D7">
        <w:fldChar w:fldCharType="end"/>
      </w:r>
      <w:r w:rsidR="00751E24" w:rsidRPr="00EB05D7">
        <w:t xml:space="preserve"> </w:t>
      </w:r>
      <w:r w:rsidRPr="00EB05D7">
        <w:t>-, and each functional block will consist of two layers as follows:</w:t>
      </w:r>
    </w:p>
    <w:p w:rsidR="00995DC4" w:rsidRPr="00EB05D7" w:rsidRDefault="00995DC4" w:rsidP="00995DC4">
      <w:pPr>
        <w:pStyle w:val="ListBullet"/>
      </w:pPr>
      <w:r w:rsidRPr="00EB05D7">
        <w:t>Service Control Layer</w:t>
      </w:r>
    </w:p>
    <w:p w:rsidR="00995DC4" w:rsidRPr="00EB05D7" w:rsidRDefault="00995DC4" w:rsidP="00995DC4">
      <w:pPr>
        <w:pStyle w:val="ListBullet"/>
      </w:pPr>
      <w:r w:rsidRPr="00EB05D7">
        <w:t>Service Layer</w:t>
      </w:r>
    </w:p>
    <w:p w:rsidR="00995DC4" w:rsidRPr="005D640F" w:rsidRDefault="00995DC4" w:rsidP="00995DC4">
      <w:pPr>
        <w:pStyle w:val="BodyText"/>
        <w:rPr>
          <w:highlight w:val="cyan"/>
        </w:rPr>
      </w:pPr>
    </w:p>
    <w:p w:rsidR="00995DC4" w:rsidRPr="00EB05D7" w:rsidRDefault="00995DC4" w:rsidP="00995DC4">
      <w:pPr>
        <w:pStyle w:val="BodyText"/>
      </w:pPr>
      <w:r w:rsidRPr="00EB05D7">
        <w:t>Functional blocks</w:t>
      </w:r>
    </w:p>
    <w:p w:rsidR="00995DC4" w:rsidRPr="00EB05D7" w:rsidRDefault="00995DC4" w:rsidP="00995DC4">
      <w:pPr>
        <w:pStyle w:val="BodyText"/>
        <w:ind w:left="0"/>
      </w:pPr>
    </w:p>
    <w:p w:rsidR="00995DC4" w:rsidRPr="00EB05D7" w:rsidRDefault="00995DC4" w:rsidP="00995DC4">
      <w:pPr>
        <w:pStyle w:val="ListBullet"/>
      </w:pPr>
      <w:r w:rsidRPr="00EB05D7">
        <w:t>Downlink Functional Block -maps to TX/DL Module-: Contains all functionality related to the TX (downlink) chain control and supervision including:</w:t>
      </w:r>
    </w:p>
    <w:p w:rsidR="00995DC4" w:rsidRPr="00EB05D7" w:rsidRDefault="00995DC4" w:rsidP="00D616FD">
      <w:pPr>
        <w:pStyle w:val="ListBullet"/>
        <w:numPr>
          <w:ilvl w:val="1"/>
          <w:numId w:val="14"/>
        </w:numPr>
      </w:pPr>
      <w:r w:rsidRPr="00EB05D7">
        <w:t>Carrier realization</w:t>
      </w:r>
    </w:p>
    <w:p w:rsidR="00995DC4" w:rsidRPr="00EB05D7" w:rsidRDefault="00995DC4" w:rsidP="00D616FD">
      <w:pPr>
        <w:pStyle w:val="ListBullet"/>
        <w:numPr>
          <w:ilvl w:val="1"/>
          <w:numId w:val="14"/>
        </w:numPr>
      </w:pPr>
      <w:r w:rsidRPr="00EB05D7">
        <w:t>DL HW supervision</w:t>
      </w:r>
    </w:p>
    <w:p w:rsidR="00995DC4" w:rsidRPr="00EB05D7" w:rsidRDefault="00995DC4" w:rsidP="00D616FD">
      <w:pPr>
        <w:pStyle w:val="ListBullet"/>
        <w:numPr>
          <w:ilvl w:val="1"/>
          <w:numId w:val="14"/>
        </w:numPr>
      </w:pPr>
      <w:r w:rsidRPr="00EB05D7">
        <w:t>DL Time alignment</w:t>
      </w:r>
    </w:p>
    <w:p w:rsidR="00995DC4" w:rsidRPr="00EB05D7" w:rsidRDefault="00995DC4" w:rsidP="00995DC4">
      <w:pPr>
        <w:pStyle w:val="ListBullet"/>
      </w:pPr>
      <w:r w:rsidRPr="00EB05D7">
        <w:t>Uplink Functional Block –maps to RX/UL Module: Contains all functionality related to the RX (uplink) chain control and supervision</w:t>
      </w:r>
    </w:p>
    <w:p w:rsidR="00995DC4" w:rsidRPr="00EB05D7" w:rsidRDefault="00995DC4" w:rsidP="00995DC4">
      <w:pPr>
        <w:pStyle w:val="ListBullet"/>
      </w:pPr>
      <w:r w:rsidRPr="00EB05D7">
        <w:t>Antenna Functional Block –maps to Antenna Module: Contains all functionality related to the antenna control and supervision</w:t>
      </w:r>
    </w:p>
    <w:p w:rsidR="00995DC4" w:rsidRPr="00EB05D7" w:rsidRDefault="00995DC4" w:rsidP="00995DC4">
      <w:pPr>
        <w:pStyle w:val="ListBullet"/>
      </w:pPr>
      <w:r w:rsidRPr="00EB05D7">
        <w:t>Equipment Functional Block –maps to Equipment Module: Contains common equipment Control and supervision on the RU board, and includes:</w:t>
      </w:r>
    </w:p>
    <w:p w:rsidR="00995DC4" w:rsidRPr="00EB05D7" w:rsidRDefault="00995DC4" w:rsidP="00D616FD">
      <w:pPr>
        <w:pStyle w:val="ListBullet"/>
        <w:numPr>
          <w:ilvl w:val="0"/>
          <w:numId w:val="20"/>
        </w:numPr>
      </w:pPr>
      <w:r w:rsidRPr="00EB05D7">
        <w:t>External</w:t>
      </w:r>
      <w:r w:rsidRPr="00EB05D7">
        <w:rPr>
          <w:lang w:val="en-CA"/>
        </w:rPr>
        <w:t xml:space="preserve"> Alarm</w:t>
      </w:r>
    </w:p>
    <w:p w:rsidR="00995DC4" w:rsidRPr="00EB05D7" w:rsidRDefault="00995DC4" w:rsidP="00D616FD">
      <w:pPr>
        <w:pStyle w:val="ListBullet"/>
        <w:numPr>
          <w:ilvl w:val="0"/>
          <w:numId w:val="20"/>
        </w:numPr>
      </w:pPr>
      <w:r w:rsidRPr="00EB05D7">
        <w:t>Hotspot Reporting</w:t>
      </w:r>
    </w:p>
    <w:p w:rsidR="00995DC4" w:rsidRPr="00EB05D7" w:rsidRDefault="00995DC4" w:rsidP="00D616FD">
      <w:pPr>
        <w:pStyle w:val="ListBullet"/>
        <w:numPr>
          <w:ilvl w:val="0"/>
          <w:numId w:val="20"/>
        </w:numPr>
      </w:pPr>
      <w:r w:rsidRPr="00EB05D7">
        <w:rPr>
          <w:lang w:val="en-CA"/>
        </w:rPr>
        <w:t>MMI Handling</w:t>
      </w:r>
    </w:p>
    <w:p w:rsidR="00995DC4" w:rsidRPr="00EB05D7" w:rsidRDefault="00995DC4" w:rsidP="00D616FD">
      <w:pPr>
        <w:pStyle w:val="ListBullet"/>
        <w:numPr>
          <w:ilvl w:val="0"/>
          <w:numId w:val="20"/>
        </w:numPr>
      </w:pPr>
      <w:r w:rsidRPr="00EB05D7">
        <w:rPr>
          <w:lang w:val="en-CA"/>
        </w:rPr>
        <w:t xml:space="preserve">SW </w:t>
      </w:r>
      <w:r w:rsidRPr="00EB05D7">
        <w:t>Compatibility</w:t>
      </w:r>
      <w:r w:rsidRPr="00EB05D7">
        <w:rPr>
          <w:lang w:val="en-CA"/>
        </w:rPr>
        <w:t xml:space="preserve"> List Handling</w:t>
      </w:r>
    </w:p>
    <w:p w:rsidR="00995DC4" w:rsidRPr="00EB05D7" w:rsidRDefault="00995DC4" w:rsidP="00D616FD">
      <w:pPr>
        <w:pStyle w:val="ListBullet"/>
        <w:numPr>
          <w:ilvl w:val="0"/>
          <w:numId w:val="20"/>
        </w:numPr>
      </w:pPr>
      <w:r w:rsidRPr="00EB05D7">
        <w:rPr>
          <w:lang w:val="en-CA"/>
        </w:rPr>
        <w:t>48V Supervision</w:t>
      </w:r>
    </w:p>
    <w:p w:rsidR="00995DC4" w:rsidRPr="00EB05D7" w:rsidRDefault="00995DC4" w:rsidP="00995DC4">
      <w:pPr>
        <w:pStyle w:val="BodyText"/>
      </w:pPr>
      <w:r w:rsidRPr="00EB05D7">
        <w:t>Coordination blocks</w:t>
      </w:r>
    </w:p>
    <w:p w:rsidR="00995DC4" w:rsidRPr="00EB05D7" w:rsidRDefault="00995DC4" w:rsidP="00D616FD">
      <w:pPr>
        <w:pStyle w:val="BodyText"/>
        <w:numPr>
          <w:ilvl w:val="0"/>
          <w:numId w:val="20"/>
        </w:numPr>
      </w:pPr>
      <w:r w:rsidRPr="00EB05D7">
        <w:t>Common Coordination Block</w:t>
      </w:r>
    </w:p>
    <w:p w:rsidR="00995DC4" w:rsidRPr="00EB05D7" w:rsidRDefault="00995DC4" w:rsidP="00D616FD">
      <w:pPr>
        <w:pStyle w:val="BodyText"/>
        <w:numPr>
          <w:ilvl w:val="0"/>
          <w:numId w:val="20"/>
        </w:numPr>
      </w:pPr>
      <w:r w:rsidRPr="00EB05D7">
        <w:t>Resource Control Coordination Block</w:t>
      </w:r>
    </w:p>
    <w:p w:rsidR="00BA528C" w:rsidRPr="00E9660F" w:rsidRDefault="00BA528C" w:rsidP="00BA528C">
      <w:pPr>
        <w:pStyle w:val="Heading5"/>
        <w:rPr>
          <w:lang w:val="en-CA"/>
        </w:rPr>
      </w:pPr>
      <w:bookmarkStart w:id="562" w:name="_Ref421078168"/>
      <w:r w:rsidRPr="00E9660F">
        <w:t>Service Control Layer:</w:t>
      </w:r>
      <w:bookmarkEnd w:id="562"/>
    </w:p>
    <w:p w:rsidR="001F5854" w:rsidRDefault="00BA528C" w:rsidP="00BA528C">
      <w:pPr>
        <w:pStyle w:val="BodyText"/>
      </w:pPr>
      <w:r w:rsidRPr="00E9660F">
        <w:t>The Service Control Layer contain</w:t>
      </w:r>
      <w:r w:rsidR="00070C51">
        <w:t>s</w:t>
      </w:r>
      <w:r w:rsidRPr="00E9660F">
        <w:t xml:space="preserve"> the Service Controllers which are responsible to implement </w:t>
      </w:r>
      <w:r>
        <w:t xml:space="preserve">the module interface –to provide upper layers access to the module- </w:t>
      </w:r>
      <w:r w:rsidRPr="00E9660F">
        <w:t xml:space="preserve">and orchestrate logic that can be associated with certain functionality. An example of such functionality is Carrier </w:t>
      </w:r>
      <w:r>
        <w:t xml:space="preserve">configuration event </w:t>
      </w:r>
      <w:r w:rsidRPr="00E9660F">
        <w:t>handling, which deals with the allocation and control of radio resources.</w:t>
      </w:r>
    </w:p>
    <w:p w:rsidR="00BA528C" w:rsidRPr="00877977" w:rsidRDefault="001F5854" w:rsidP="001F5854">
      <w:pPr>
        <w:pStyle w:val="BodyText"/>
      </w:pPr>
      <w:r w:rsidRPr="00EF57F7">
        <w:lastRenderedPageBreak/>
        <w:t>The Service Control Layer may also contain sub-controllers that encapsulates the orchestration of specific functionalities in order to off-load the main controller</w:t>
      </w:r>
      <w:r>
        <w:t>.</w:t>
      </w:r>
      <w:r w:rsidR="00BA528C" w:rsidRPr="00E9660F">
        <w:t xml:space="preserve"> </w:t>
      </w:r>
    </w:p>
    <w:p w:rsidR="00995DC4" w:rsidRDefault="00995DC4" w:rsidP="00995DC4">
      <w:pPr>
        <w:pStyle w:val="BodyText"/>
      </w:pPr>
      <w:r w:rsidRPr="00EB05D7">
        <w:t xml:space="preserve">Service Controllers </w:t>
      </w:r>
      <w:r w:rsidR="001F5854">
        <w:t xml:space="preserve">and sub-controllers </w:t>
      </w:r>
      <w:r w:rsidRPr="00EB05D7">
        <w:t xml:space="preserve">should not contain logics to control the </w:t>
      </w:r>
      <w:r w:rsidR="00367F3B" w:rsidRPr="00EB05D7">
        <w:t>hardware;</w:t>
      </w:r>
      <w:r w:rsidRPr="00EB05D7">
        <w:t xml:space="preserve"> this is the task of the services. </w:t>
      </w:r>
      <w:r w:rsidR="001B7C71" w:rsidRPr="00EF57F7">
        <w:t>Controllers and sub-controllers may have multiple functional scopes that can be accesses by groups of clearly defined interfaces.</w:t>
      </w:r>
      <w:r w:rsidR="001B7C71">
        <w:t xml:space="preserve"> </w:t>
      </w:r>
      <w:r w:rsidRPr="00EB05D7">
        <w:t>The Service Controller</w:t>
      </w:r>
      <w:r w:rsidR="001B7C71">
        <w:t>s</w:t>
      </w:r>
      <w:r w:rsidRPr="00EB05D7">
        <w:t xml:space="preserve"> </w:t>
      </w:r>
      <w:r w:rsidR="001B7C71">
        <w:t xml:space="preserve">and sub-controllers </w:t>
      </w:r>
      <w:r w:rsidRPr="00EB05D7">
        <w:t>orchestrates the services and can look different for different deployments, but the intention is that changes to the service controller mainly shall occur when there is a change in the functionality for a module or when the order of execution of a function changes.</w:t>
      </w:r>
    </w:p>
    <w:p w:rsidR="001B7C71" w:rsidRPr="00877977" w:rsidRDefault="001B7C71" w:rsidP="001B7C71">
      <w:pPr>
        <w:pStyle w:val="BodyText"/>
        <w:rPr>
          <w:lang w:val="en-CA"/>
        </w:rPr>
      </w:pPr>
      <w:r w:rsidRPr="00877977">
        <w:rPr>
          <w:lang w:val="en-CA"/>
        </w:rPr>
        <w:t>There are several patterns to the realization of controllers and sub-controllers</w:t>
      </w:r>
      <w:r w:rsidRPr="00877977">
        <w:rPr>
          <w:rStyle w:val="FootnoteReference"/>
          <w:lang w:val="en-CA"/>
        </w:rPr>
        <w:footnoteReference w:id="1"/>
      </w:r>
      <w:r w:rsidRPr="00877977">
        <w:rPr>
          <w:lang w:val="en-CA"/>
        </w:rPr>
        <w:t xml:space="preserve"> as follows –see </w:t>
      </w:r>
      <w:r w:rsidRPr="00877977">
        <w:rPr>
          <w:lang w:val="en-CA"/>
        </w:rPr>
        <w:fldChar w:fldCharType="begin"/>
      </w:r>
      <w:r w:rsidRPr="00877977">
        <w:rPr>
          <w:lang w:val="en-CA"/>
        </w:rPr>
        <w:instrText xml:space="preserve"> REF _Ref420396917 \h </w:instrText>
      </w:r>
      <w:r w:rsidRPr="00877977">
        <w:rPr>
          <w:lang w:val="en-CA"/>
        </w:rPr>
      </w:r>
      <w:r w:rsidR="00BB318B">
        <w:rPr>
          <w:lang w:val="en-CA"/>
        </w:rPr>
        <w:instrText xml:space="preserve"> \* MERGEFORMAT </w:instrText>
      </w:r>
      <w:r w:rsidRPr="00877977">
        <w:rPr>
          <w:lang w:val="en-CA"/>
        </w:rPr>
        <w:fldChar w:fldCharType="separate"/>
      </w:r>
      <w:r w:rsidR="006A5469">
        <w:t xml:space="preserve">Figure </w:t>
      </w:r>
      <w:r w:rsidR="006A5469">
        <w:rPr>
          <w:noProof/>
        </w:rPr>
        <w:t>5</w:t>
      </w:r>
      <w:r w:rsidRPr="00877977">
        <w:rPr>
          <w:lang w:val="en-CA"/>
        </w:rPr>
        <w:fldChar w:fldCharType="end"/>
      </w:r>
      <w:r w:rsidRPr="00877977">
        <w:rPr>
          <w:lang w:val="en-CA"/>
        </w:rPr>
        <w:t>-:</w:t>
      </w:r>
    </w:p>
    <w:p w:rsidR="001B7C71" w:rsidRPr="00877977" w:rsidRDefault="001B7C71" w:rsidP="001B7C71">
      <w:pPr>
        <w:pStyle w:val="Listabcdoubleline"/>
        <w:numPr>
          <w:ilvl w:val="0"/>
          <w:numId w:val="45"/>
        </w:numPr>
      </w:pPr>
      <w:r w:rsidRPr="00877977">
        <w:t>One main controller with one or more sub-controllers: Access to sub-controllers from upper layers will be through the main controller (i.e. main controller manages the coordination and is aware of the sub-controllers).</w:t>
      </w:r>
    </w:p>
    <w:p w:rsidR="001B7C71" w:rsidRPr="00877977" w:rsidRDefault="001B7C71" w:rsidP="001B7C71">
      <w:pPr>
        <w:pStyle w:val="Listabcdoubleline"/>
        <w:numPr>
          <w:ilvl w:val="0"/>
          <w:numId w:val="45"/>
        </w:numPr>
        <w:ind w:left="2921"/>
      </w:pPr>
      <w:r w:rsidRPr="00877977">
        <w:t>Multiple main controllers with one or more sub-controllers in scope of each main controller</w:t>
      </w:r>
    </w:p>
    <w:p w:rsidR="001B7C71" w:rsidRPr="00877977" w:rsidRDefault="001B7C71" w:rsidP="001B7C71">
      <w:pPr>
        <w:pStyle w:val="Listabcdoubleline"/>
        <w:numPr>
          <w:ilvl w:val="4"/>
          <w:numId w:val="45"/>
        </w:numPr>
      </w:pPr>
      <w:r w:rsidRPr="00877977">
        <w:t xml:space="preserve">Main controllers must have no dependencies to each other [no orchestration is needed]. </w:t>
      </w:r>
    </w:p>
    <w:p w:rsidR="001B7C71" w:rsidRPr="00877977" w:rsidRDefault="001B7C71" w:rsidP="001B7C71">
      <w:pPr>
        <w:pStyle w:val="Listabcdoubleline"/>
        <w:numPr>
          <w:ilvl w:val="4"/>
          <w:numId w:val="45"/>
        </w:numPr>
      </w:pPr>
      <w:r w:rsidRPr="00877977">
        <w:t>Each main controller will have its specific I/Fs and upper layers can access each of the main controller directly through their specific I/Fs.</w:t>
      </w:r>
    </w:p>
    <w:p w:rsidR="001B7C71" w:rsidRPr="00877977" w:rsidRDefault="001B7C71" w:rsidP="001B7C71">
      <w:pPr>
        <w:pStyle w:val="Listabcdoubleline"/>
        <w:numPr>
          <w:ilvl w:val="4"/>
          <w:numId w:val="45"/>
        </w:numPr>
      </w:pPr>
      <w:r w:rsidRPr="00877977">
        <w:t xml:space="preserve">Controllers and Sub-controllers cannot share the same service functional scope. </w:t>
      </w:r>
      <w:r w:rsidRPr="00877977">
        <w:rPr>
          <w:lang w:val="en-CA"/>
        </w:rPr>
        <w:t>Main controllers cannot share the same sub-controller functional scope</w:t>
      </w:r>
    </w:p>
    <w:p w:rsidR="001B7C71" w:rsidRPr="004E1564" w:rsidRDefault="001B7C71" w:rsidP="00877977">
      <w:pPr>
        <w:pStyle w:val="Listabcdoubleline"/>
        <w:numPr>
          <w:ilvl w:val="0"/>
          <w:numId w:val="0"/>
        </w:numPr>
        <w:ind w:left="3600"/>
        <w:rPr>
          <w:color w:val="FF0000"/>
        </w:rPr>
      </w:pPr>
    </w:p>
    <w:p w:rsidR="001B7C71" w:rsidRDefault="001B7C71" w:rsidP="001B7C71">
      <w:pPr>
        <w:pStyle w:val="BodyText"/>
        <w:ind w:left="1440"/>
        <w:rPr>
          <w:lang w:val="en-GB"/>
        </w:rPr>
      </w:pPr>
      <w:r w:rsidRPr="00762D69">
        <w:rPr>
          <w:noProof/>
        </w:rPr>
        <w:lastRenderedPageBreak/>
        <w:pict>
          <v:shape id="Picture 2" o:spid="_x0000_i1035" type="#_x0000_t75" style="width:396.6pt;height:203.4pt;visibility:visible">
            <v:imagedata r:id="rId15" o:title=""/>
          </v:shape>
        </w:pict>
      </w:r>
    </w:p>
    <w:p w:rsidR="001B7C71" w:rsidRPr="00E9660F" w:rsidRDefault="001B7C71" w:rsidP="00877977">
      <w:pPr>
        <w:pStyle w:val="CaptionFigure"/>
        <w:rPr>
          <w:lang w:val="en-CA"/>
        </w:rPr>
      </w:pPr>
      <w:bookmarkStart w:id="563" w:name="_Ref420396917"/>
      <w:r>
        <w:t xml:space="preserve">Figure </w:t>
      </w:r>
      <w:fldSimple w:instr=" SEQ Figure \* ARABIC ">
        <w:r w:rsidR="006A5469">
          <w:rPr>
            <w:noProof/>
          </w:rPr>
          <w:t>5</w:t>
        </w:r>
      </w:fldSimple>
      <w:bookmarkEnd w:id="563"/>
      <w:r>
        <w:tab/>
        <w:t>Service Control Layer Patterns</w:t>
      </w:r>
    </w:p>
    <w:p w:rsidR="00BA528C" w:rsidRPr="00E9660F" w:rsidRDefault="00BA528C" w:rsidP="00BA528C">
      <w:pPr>
        <w:pStyle w:val="BodyText"/>
        <w:rPr>
          <w:lang w:val="en-CA"/>
        </w:rPr>
      </w:pPr>
    </w:p>
    <w:p w:rsidR="00BA528C" w:rsidRPr="00E9660F" w:rsidRDefault="00BA528C" w:rsidP="00BA528C">
      <w:pPr>
        <w:pStyle w:val="Heading5"/>
        <w:rPr>
          <w:lang w:val="en-CA"/>
        </w:rPr>
      </w:pPr>
      <w:r w:rsidRPr="00E9660F">
        <w:t>Service Layer:</w:t>
      </w:r>
    </w:p>
    <w:p w:rsidR="00BA528C" w:rsidRDefault="00BA528C" w:rsidP="00BA528C">
      <w:pPr>
        <w:pStyle w:val="BodyText"/>
      </w:pPr>
      <w:r w:rsidRPr="00E9660F">
        <w:t>The Service layer contain</w:t>
      </w:r>
      <w:r w:rsidR="00070C51">
        <w:t>s</w:t>
      </w:r>
      <w:r w:rsidRPr="00E9660F">
        <w:t xml:space="preserve"> the services which represen</w:t>
      </w:r>
      <w:r>
        <w:t xml:space="preserve">ts the HW-blocks and are </w:t>
      </w:r>
      <w:r w:rsidRPr="00E9660F">
        <w:t>strongly associated with the HW they are executing on</w:t>
      </w:r>
      <w:r>
        <w:t>.</w:t>
      </w:r>
      <w:r w:rsidR="00D32A09">
        <w:t xml:space="preserve"> </w:t>
      </w:r>
      <w:r w:rsidR="00D32A09" w:rsidRPr="00EB05D7">
        <w:t>An exception to this is the coordination service, which has no direct association with the hardware</w:t>
      </w:r>
      <w:r w:rsidR="00EB05D7">
        <w:t>.</w:t>
      </w:r>
    </w:p>
    <w:p w:rsidR="00E82569" w:rsidRDefault="00E82569" w:rsidP="00BA528C">
      <w:pPr>
        <w:pStyle w:val="BodyText"/>
      </w:pPr>
      <w:r w:rsidRPr="004827EA">
        <w:t>Services interact with the HW either through HW drivers via HALI-1 interface layer or through southbound client signaling interface (as the case in RDS. See</w:t>
      </w:r>
      <w:r>
        <w:t xml:space="preserve"> </w:t>
      </w:r>
      <w:r>
        <w:fldChar w:fldCharType="begin"/>
      </w:r>
      <w:r>
        <w:instrText xml:space="preserve"> REF _Ref420397618 \h </w:instrText>
      </w:r>
      <w:r>
        <w:fldChar w:fldCharType="separate"/>
      </w:r>
      <w:r w:rsidR="006A5469">
        <w:t xml:space="preserve">Figure </w:t>
      </w:r>
      <w:r w:rsidR="006A5469">
        <w:rPr>
          <w:noProof/>
        </w:rPr>
        <w:t>17</w:t>
      </w:r>
      <w:r>
        <w:fldChar w:fldCharType="end"/>
      </w:r>
      <w:r>
        <w:t>.</w:t>
      </w:r>
    </w:p>
    <w:p w:rsidR="00B26715" w:rsidRPr="004E6C24" w:rsidRDefault="00B26715" w:rsidP="00B26715">
      <w:pPr>
        <w:pStyle w:val="BodyText"/>
      </w:pPr>
      <w:r w:rsidRPr="004E6C24">
        <w:t>Services may have different functional scope to include:</w:t>
      </w:r>
    </w:p>
    <w:p w:rsidR="00B26715" w:rsidRDefault="00B26715" w:rsidP="00B26715">
      <w:pPr>
        <w:pStyle w:val="Text"/>
      </w:pPr>
    </w:p>
    <w:p w:rsidR="00B26715" w:rsidRPr="004E6C24" w:rsidRDefault="00B26715" w:rsidP="00B26715">
      <w:pPr>
        <w:pStyle w:val="ListBullet"/>
      </w:pPr>
      <w:r w:rsidRPr="004E6C24">
        <w:t xml:space="preserve">Control: </w:t>
      </w:r>
      <w:r>
        <w:t>Typical operation would include HW configuration due to a specific carrier event.</w:t>
      </w:r>
    </w:p>
    <w:p w:rsidR="00B26715" w:rsidRPr="004E6C24" w:rsidRDefault="00B26715" w:rsidP="00B26715">
      <w:pPr>
        <w:pStyle w:val="ListBullet"/>
      </w:pPr>
      <w:r w:rsidRPr="004E6C24">
        <w:t xml:space="preserve">Compensation: Triggered periodically </w:t>
      </w:r>
      <w:r>
        <w:t xml:space="preserve">to preform HW configuration compensation due to </w:t>
      </w:r>
      <w:r w:rsidRPr="004E6C24">
        <w:t xml:space="preserve">environmental </w:t>
      </w:r>
      <w:r>
        <w:t>changes</w:t>
      </w:r>
    </w:p>
    <w:p w:rsidR="00B26715" w:rsidRPr="004E6C24" w:rsidRDefault="00B26715" w:rsidP="00B26715">
      <w:pPr>
        <w:pStyle w:val="ListBullet"/>
      </w:pPr>
      <w:r w:rsidRPr="004E6C24">
        <w:rPr>
          <w:lang w:val="en-CA"/>
        </w:rPr>
        <w:t xml:space="preserve">Supervision: </w:t>
      </w:r>
      <w:r w:rsidRPr="004E6C24">
        <w:t>Triggered periodically to verify the health of the HW.</w:t>
      </w:r>
    </w:p>
    <w:p w:rsidR="00B26715" w:rsidRPr="004C15C5" w:rsidRDefault="00B26715" w:rsidP="00B26715">
      <w:pPr>
        <w:pStyle w:val="ListBullet"/>
        <w:rPr>
          <w:lang w:val="en-CA"/>
        </w:rPr>
      </w:pPr>
      <w:r w:rsidRPr="004E6C24">
        <w:t>Measurement: Triggered on demand to provide performance and operation measurements</w:t>
      </w:r>
    </w:p>
    <w:p w:rsidR="00B26715" w:rsidRDefault="00B26715" w:rsidP="00B26715">
      <w:pPr>
        <w:pStyle w:val="BodyText"/>
      </w:pPr>
      <w:r>
        <w:t>Each service</w:t>
      </w:r>
      <w:r w:rsidR="004D5EFF">
        <w:t xml:space="preserve"> functional</w:t>
      </w:r>
      <w:r>
        <w:t xml:space="preserve"> scope should be encapsulated in its own component and should be in scope of one controller or sub-controller. Interactions between the components serving the Same HW block should be loosely coupled.</w:t>
      </w:r>
    </w:p>
    <w:p w:rsidR="00B26715" w:rsidRPr="001D40ED" w:rsidRDefault="00B26715" w:rsidP="00B26715">
      <w:pPr>
        <w:pStyle w:val="BodyText"/>
        <w:rPr>
          <w:color w:val="808080"/>
        </w:rPr>
      </w:pPr>
      <w:r w:rsidRPr="004C15C5">
        <w:t xml:space="preserve">To support </w:t>
      </w:r>
      <w:r>
        <w:t>a</w:t>
      </w:r>
      <w:r w:rsidRPr="004C15C5">
        <w:t xml:space="preserve"> HW block </w:t>
      </w:r>
      <w:r>
        <w:t xml:space="preserve">multiple </w:t>
      </w:r>
      <w:r w:rsidRPr="004C15C5">
        <w:t>functional scope</w:t>
      </w:r>
      <w:r>
        <w:t>s</w:t>
      </w:r>
      <w:r w:rsidRPr="004C15C5">
        <w:t xml:space="preserve"> (</w:t>
      </w:r>
      <w:r>
        <w:t xml:space="preserve">such as </w:t>
      </w:r>
      <w:r w:rsidRPr="004C15C5">
        <w:t xml:space="preserve">Control, Compensation, Supervision, and Measurements) the following </w:t>
      </w:r>
      <w:r>
        <w:t xml:space="preserve">design implementation patterns can be </w:t>
      </w:r>
      <w:r w:rsidRPr="004C15C5">
        <w:t>considered</w:t>
      </w:r>
      <w:r w:rsidRPr="001D40ED">
        <w:rPr>
          <w:color w:val="808080"/>
        </w:rPr>
        <w:t>:</w:t>
      </w:r>
    </w:p>
    <w:p w:rsidR="00B26715" w:rsidRDefault="00B26715" w:rsidP="00B26715">
      <w:pPr>
        <w:pStyle w:val="BodyText"/>
        <w:numPr>
          <w:ilvl w:val="0"/>
          <w:numId w:val="35"/>
        </w:numPr>
      </w:pPr>
      <w:r w:rsidRPr="007E7B6E">
        <w:lastRenderedPageBreak/>
        <w:t>Include the different HW functional scope support in a single HW block service</w:t>
      </w:r>
      <w:r>
        <w:t>,</w:t>
      </w:r>
      <w:r w:rsidRPr="007E7B6E">
        <w:t xml:space="preserve"> and have each </w:t>
      </w:r>
      <w:r>
        <w:t xml:space="preserve">functional </w:t>
      </w:r>
      <w:r w:rsidRPr="007E7B6E">
        <w:t xml:space="preserve">scope encapsulated in a single </w:t>
      </w:r>
      <w:r>
        <w:t>sub-</w:t>
      </w:r>
      <w:r w:rsidRPr="007E7B6E">
        <w:t>c</w:t>
      </w:r>
      <w:r>
        <w:t>omponent</w:t>
      </w:r>
      <w:r w:rsidRPr="007E7B6E">
        <w:t xml:space="preserve"> referred to as functional component. The different functional components of the Service should be loosely coupled </w:t>
      </w:r>
      <w:r>
        <w:t>-</w:t>
      </w:r>
      <w:r w:rsidRPr="007E7B6E">
        <w:t xml:space="preserve"> data driven</w:t>
      </w:r>
      <w:r>
        <w:t>-</w:t>
      </w:r>
      <w:r w:rsidRPr="007E7B6E">
        <w:t xml:space="preserve">. </w:t>
      </w:r>
    </w:p>
    <w:p w:rsidR="00B26715" w:rsidRDefault="00B26715" w:rsidP="00B26715">
      <w:pPr>
        <w:pStyle w:val="BodyText"/>
        <w:ind w:left="0"/>
      </w:pPr>
      <w:r w:rsidRPr="00A11EBD">
        <w:rPr>
          <w:noProof/>
          <w:lang w:val="en-CA" w:eastAsia="en-CA"/>
        </w:rPr>
        <w:pict>
          <v:shape id="_x0000_i1036" type="#_x0000_t75" style="width:468pt;height:192.6pt;visibility:visible">
            <v:imagedata r:id="rId16" o:title=""/>
          </v:shape>
        </w:pict>
      </w:r>
    </w:p>
    <w:p w:rsidR="00B26715" w:rsidRDefault="00B26715" w:rsidP="00B26715">
      <w:pPr>
        <w:pStyle w:val="Caption"/>
        <w:ind w:left="1440"/>
      </w:pPr>
      <w:r w:rsidRPr="00AA654E">
        <w:rPr>
          <w:sz w:val="22"/>
        </w:rPr>
        <w:t xml:space="preserve">Figure </w:t>
      </w:r>
      <w:r w:rsidRPr="00AA654E">
        <w:rPr>
          <w:sz w:val="22"/>
        </w:rPr>
        <w:fldChar w:fldCharType="begin"/>
      </w:r>
      <w:r w:rsidRPr="00AA654E">
        <w:rPr>
          <w:sz w:val="22"/>
        </w:rPr>
        <w:instrText xml:space="preserve"> SEQ Figure \* ARABIC </w:instrText>
      </w:r>
      <w:r w:rsidRPr="00AA654E">
        <w:rPr>
          <w:sz w:val="22"/>
        </w:rPr>
        <w:fldChar w:fldCharType="separate"/>
      </w:r>
      <w:r w:rsidR="006A5469">
        <w:rPr>
          <w:noProof/>
          <w:sz w:val="22"/>
        </w:rPr>
        <w:t>6</w:t>
      </w:r>
      <w:r w:rsidRPr="00AA654E">
        <w:rPr>
          <w:sz w:val="22"/>
        </w:rPr>
        <w:fldChar w:fldCharType="end"/>
      </w:r>
      <w:r w:rsidRPr="00AA654E">
        <w:rPr>
          <w:sz w:val="22"/>
        </w:rPr>
        <w:t xml:space="preserve"> Single HW Block Service Pattern</w:t>
      </w:r>
      <w:r>
        <w:tab/>
      </w:r>
    </w:p>
    <w:p w:rsidR="00B26715" w:rsidRPr="007E7B6E" w:rsidRDefault="00B26715" w:rsidP="00B26715">
      <w:pPr>
        <w:pStyle w:val="BodyText"/>
        <w:ind w:left="720"/>
      </w:pPr>
    </w:p>
    <w:p w:rsidR="00B26715" w:rsidRDefault="00B26715" w:rsidP="00B26715">
      <w:pPr>
        <w:pStyle w:val="BodyText"/>
        <w:numPr>
          <w:ilvl w:val="0"/>
          <w:numId w:val="35"/>
        </w:numPr>
      </w:pPr>
      <w:r w:rsidRPr="007E7B6E">
        <w:t xml:space="preserve">Define distinct service </w:t>
      </w:r>
      <w:r>
        <w:t>for each HW block functional scope</w:t>
      </w:r>
      <w:r w:rsidRPr="007E7B6E">
        <w:t xml:space="preserve">–Control, Supervision, Compensation, Measurement, etc…- </w:t>
      </w:r>
      <w:r>
        <w:t>Any</w:t>
      </w:r>
      <w:r w:rsidRPr="007E7B6E">
        <w:t xml:space="preserve"> interaction or dependencies between the different functional scope services for a single HW block should be loosely coupled –data driven-.</w:t>
      </w:r>
    </w:p>
    <w:p w:rsidR="00B26715" w:rsidRDefault="00B26715" w:rsidP="00B26715">
      <w:pPr>
        <w:pStyle w:val="BodyText"/>
      </w:pPr>
    </w:p>
    <w:p w:rsidR="00B26715" w:rsidRDefault="00B26715" w:rsidP="00B26715">
      <w:pPr>
        <w:pStyle w:val="BodyText"/>
        <w:ind w:left="720"/>
      </w:pPr>
      <w:r w:rsidRPr="001D40ED">
        <w:rPr>
          <w:noProof/>
          <w:lang w:val="en-CA" w:eastAsia="en-CA"/>
        </w:rPr>
        <w:pict>
          <v:shape id="Picture 5" o:spid="_x0000_i1037" type="#_x0000_t75" style="width:443.4pt;height:207pt;visibility:visible">
            <v:imagedata r:id="rId17" o:title=""/>
          </v:shape>
        </w:pict>
      </w:r>
    </w:p>
    <w:p w:rsidR="00B26715" w:rsidRDefault="00B26715" w:rsidP="00B26715">
      <w:pPr>
        <w:pStyle w:val="Caption"/>
        <w:ind w:left="1440"/>
      </w:pPr>
      <w:r w:rsidRPr="00AA654E">
        <w:rPr>
          <w:sz w:val="22"/>
        </w:rPr>
        <w:t xml:space="preserve">Figure </w:t>
      </w:r>
      <w:r w:rsidRPr="00AA654E">
        <w:rPr>
          <w:sz w:val="22"/>
        </w:rPr>
        <w:fldChar w:fldCharType="begin"/>
      </w:r>
      <w:r w:rsidRPr="00AA654E">
        <w:rPr>
          <w:sz w:val="22"/>
        </w:rPr>
        <w:instrText xml:space="preserve"> SEQ Figure \* ARABIC </w:instrText>
      </w:r>
      <w:r w:rsidRPr="00AA654E">
        <w:rPr>
          <w:sz w:val="22"/>
        </w:rPr>
        <w:fldChar w:fldCharType="separate"/>
      </w:r>
      <w:r w:rsidR="006A5469">
        <w:rPr>
          <w:noProof/>
          <w:sz w:val="22"/>
        </w:rPr>
        <w:t>7</w:t>
      </w:r>
      <w:r w:rsidRPr="00AA654E">
        <w:rPr>
          <w:sz w:val="22"/>
        </w:rPr>
        <w:fldChar w:fldCharType="end"/>
      </w:r>
      <w:r w:rsidRPr="00AA654E">
        <w:rPr>
          <w:sz w:val="22"/>
        </w:rPr>
        <w:t xml:space="preserve"> Distinct Service for each HW Block Functional Scope Pattern</w:t>
      </w:r>
      <w:r>
        <w:tab/>
      </w:r>
    </w:p>
    <w:p w:rsidR="00B26715" w:rsidRDefault="00B26715" w:rsidP="00B26715">
      <w:pPr>
        <w:pStyle w:val="BodyText"/>
      </w:pPr>
    </w:p>
    <w:p w:rsidR="00B26715" w:rsidRDefault="00B26715" w:rsidP="00B26715">
      <w:pPr>
        <w:pStyle w:val="BodyText"/>
        <w:numPr>
          <w:ilvl w:val="0"/>
          <w:numId w:val="35"/>
        </w:numPr>
      </w:pPr>
      <w:r>
        <w:t>Define two distinct services for the HW block based on the action type performed –Read or Write-. With this option Control &amp; Compensation will have a single service with 2 functional components, and Supervision and Measurement will be having a single service. Any</w:t>
      </w:r>
      <w:r w:rsidRPr="007E7B6E">
        <w:t xml:space="preserve"> interaction or dependencies between the different functional scope services for a single HW block should be loosely coupled –data driven-.</w:t>
      </w:r>
    </w:p>
    <w:p w:rsidR="00B26715" w:rsidRDefault="00B26715" w:rsidP="00B26715">
      <w:pPr>
        <w:pStyle w:val="BodyText"/>
      </w:pPr>
    </w:p>
    <w:p w:rsidR="00B26715" w:rsidRDefault="00B26715" w:rsidP="00B26715">
      <w:pPr>
        <w:pStyle w:val="BodyText"/>
        <w:ind w:left="0"/>
      </w:pPr>
      <w:r w:rsidRPr="001D40ED">
        <w:rPr>
          <w:noProof/>
          <w:lang w:val="en-CA" w:eastAsia="en-CA"/>
        </w:rPr>
        <w:pict>
          <v:shape id="Picture 4" o:spid="_x0000_i1038" type="#_x0000_t75" style="width:468pt;height:173.4pt;visibility:visible">
            <v:imagedata r:id="rId18" o:title=""/>
          </v:shape>
        </w:pict>
      </w:r>
    </w:p>
    <w:p w:rsidR="00B26715" w:rsidRPr="00AA654E" w:rsidRDefault="00B26715" w:rsidP="00B26715">
      <w:pPr>
        <w:pStyle w:val="Caption"/>
        <w:ind w:left="1440"/>
        <w:rPr>
          <w:sz w:val="22"/>
        </w:rPr>
      </w:pPr>
      <w:r w:rsidRPr="00AA654E">
        <w:rPr>
          <w:sz w:val="22"/>
        </w:rPr>
        <w:t xml:space="preserve">Figure </w:t>
      </w:r>
      <w:r w:rsidRPr="00AA654E">
        <w:rPr>
          <w:sz w:val="22"/>
        </w:rPr>
        <w:fldChar w:fldCharType="begin"/>
      </w:r>
      <w:r w:rsidRPr="00AA654E">
        <w:rPr>
          <w:sz w:val="22"/>
        </w:rPr>
        <w:instrText xml:space="preserve"> SEQ Figure \* ARABIC </w:instrText>
      </w:r>
      <w:r w:rsidRPr="00AA654E">
        <w:rPr>
          <w:sz w:val="22"/>
        </w:rPr>
        <w:fldChar w:fldCharType="separate"/>
      </w:r>
      <w:r w:rsidR="006A5469">
        <w:rPr>
          <w:noProof/>
          <w:sz w:val="22"/>
        </w:rPr>
        <w:t>8</w:t>
      </w:r>
      <w:r w:rsidRPr="00AA654E">
        <w:rPr>
          <w:sz w:val="22"/>
        </w:rPr>
        <w:fldChar w:fldCharType="end"/>
      </w:r>
      <w:r w:rsidRPr="00AA654E">
        <w:rPr>
          <w:sz w:val="22"/>
        </w:rPr>
        <w:t xml:space="preserve"> Two HW block Services (Read or Write Only)</w:t>
      </w:r>
      <w:r w:rsidRPr="00AA654E">
        <w:rPr>
          <w:noProof/>
          <w:sz w:val="22"/>
        </w:rPr>
        <w:t xml:space="preserve"> Pattern</w:t>
      </w:r>
      <w:r w:rsidRPr="00AA654E">
        <w:rPr>
          <w:noProof/>
          <w:sz w:val="22"/>
        </w:rPr>
        <w:tab/>
      </w:r>
    </w:p>
    <w:p w:rsidR="00B26715" w:rsidRDefault="00B26715" w:rsidP="00B26715">
      <w:pPr>
        <w:pStyle w:val="BodyText"/>
        <w:ind w:left="720"/>
      </w:pPr>
    </w:p>
    <w:p w:rsidR="00B26715" w:rsidRDefault="00B26715" w:rsidP="00B26715">
      <w:pPr>
        <w:rPr>
          <w:lang w:val="en-US"/>
        </w:rPr>
      </w:pPr>
      <w:r>
        <w:br w:type="page"/>
      </w:r>
    </w:p>
    <w:p w:rsidR="00B26715" w:rsidRDefault="00054416" w:rsidP="00B26715">
      <w:pPr>
        <w:pStyle w:val="BodyText"/>
        <w:numPr>
          <w:ilvl w:val="0"/>
          <w:numId w:val="35"/>
        </w:numPr>
      </w:pPr>
      <w:r>
        <w:t>Mix of option A</w:t>
      </w:r>
      <w:r w:rsidR="00B26715">
        <w:t xml:space="preserve"> and </w:t>
      </w:r>
      <w:r>
        <w:t>B</w:t>
      </w:r>
      <w:r w:rsidR="00B26715">
        <w:t xml:space="preserve"> above, where we have a common service [hiding the different scopes of the service] but have one or more sub-controllers with sub-controllers interacting with a specific functional scope of the service. Any</w:t>
      </w:r>
      <w:r w:rsidR="00B26715" w:rsidRPr="007E7B6E">
        <w:t xml:space="preserve"> interaction or dependencies between the different functional scope services for a single HW block should be loosely coupled –data driven-.</w:t>
      </w:r>
    </w:p>
    <w:p w:rsidR="00B26715" w:rsidRDefault="00B26715" w:rsidP="00B26715">
      <w:pPr>
        <w:pStyle w:val="BodyText"/>
      </w:pPr>
    </w:p>
    <w:p w:rsidR="00B26715" w:rsidRDefault="00B26715" w:rsidP="00B26715">
      <w:pPr>
        <w:pStyle w:val="BodyText"/>
        <w:ind w:left="1247"/>
      </w:pPr>
      <w:r w:rsidRPr="001D40ED">
        <w:rPr>
          <w:noProof/>
          <w:lang w:val="en-CA" w:eastAsia="en-CA"/>
        </w:rPr>
        <w:pict>
          <v:shape id="_x0000_i1039" type="#_x0000_t75" style="width:423.6pt;height:207pt;visibility:visible">
            <v:imagedata r:id="rId19" o:title=""/>
          </v:shape>
        </w:pict>
      </w:r>
    </w:p>
    <w:p w:rsidR="00B26715" w:rsidRPr="00CD1763" w:rsidRDefault="00B26715" w:rsidP="00B26715">
      <w:pPr>
        <w:pStyle w:val="Caption"/>
        <w:ind w:left="1247"/>
        <w:rPr>
          <w:sz w:val="22"/>
        </w:rPr>
      </w:pPr>
      <w:r w:rsidRPr="00CD1763">
        <w:rPr>
          <w:sz w:val="22"/>
        </w:rPr>
        <w:t xml:space="preserve">Figure </w:t>
      </w:r>
      <w:r w:rsidRPr="00CD1763">
        <w:rPr>
          <w:sz w:val="22"/>
        </w:rPr>
        <w:fldChar w:fldCharType="begin"/>
      </w:r>
      <w:r w:rsidRPr="00CD1763">
        <w:rPr>
          <w:sz w:val="22"/>
        </w:rPr>
        <w:instrText xml:space="preserve"> SEQ Figure \* ARABIC </w:instrText>
      </w:r>
      <w:r w:rsidRPr="00CD1763">
        <w:rPr>
          <w:sz w:val="22"/>
        </w:rPr>
        <w:fldChar w:fldCharType="separate"/>
      </w:r>
      <w:r w:rsidR="006A5469">
        <w:rPr>
          <w:noProof/>
          <w:sz w:val="22"/>
        </w:rPr>
        <w:t>9</w:t>
      </w:r>
      <w:r w:rsidRPr="00CD1763">
        <w:rPr>
          <w:sz w:val="22"/>
        </w:rPr>
        <w:fldChar w:fldCharType="end"/>
      </w:r>
      <w:r w:rsidRPr="00CD1763">
        <w:rPr>
          <w:sz w:val="22"/>
        </w:rPr>
        <w:t xml:space="preserve"> Hybrid HW Block Service Pattern</w:t>
      </w:r>
      <w:r w:rsidRPr="00CD1763">
        <w:rPr>
          <w:sz w:val="22"/>
        </w:rPr>
        <w:tab/>
      </w:r>
    </w:p>
    <w:p w:rsidR="00B26715" w:rsidRDefault="00B26715" w:rsidP="00B26715">
      <w:pPr>
        <w:pStyle w:val="BodyText"/>
      </w:pPr>
    </w:p>
    <w:p w:rsidR="00B26715" w:rsidRDefault="00B26715" w:rsidP="00B26715">
      <w:pPr>
        <w:pStyle w:val="BodyText"/>
      </w:pPr>
    </w:p>
    <w:p w:rsidR="00B26715" w:rsidRDefault="00B26715" w:rsidP="00B26715">
      <w:pPr>
        <w:pStyle w:val="BodyText"/>
      </w:pPr>
    </w:p>
    <w:p w:rsidR="00B26715" w:rsidRDefault="00B26715" w:rsidP="00B26715">
      <w:pPr>
        <w:pStyle w:val="BodyText"/>
      </w:pPr>
    </w:p>
    <w:p w:rsidR="00B26715" w:rsidRDefault="00B26715" w:rsidP="00B26715">
      <w:pPr>
        <w:pStyle w:val="BodyText"/>
      </w:pPr>
    </w:p>
    <w:p w:rsidR="00B26715" w:rsidRDefault="00B26715" w:rsidP="00B26715">
      <w:pPr>
        <w:pStyle w:val="BodyText"/>
      </w:pPr>
    </w:p>
    <w:p w:rsidR="00B26715" w:rsidRDefault="00B26715" w:rsidP="00B26715">
      <w:pPr>
        <w:pStyle w:val="BodyText"/>
      </w:pPr>
    </w:p>
    <w:p w:rsidR="00B26715" w:rsidRDefault="00B26715" w:rsidP="00B26715">
      <w:pPr>
        <w:pStyle w:val="BodyText"/>
      </w:pPr>
    </w:p>
    <w:p w:rsidR="00B26715" w:rsidRDefault="00B26715" w:rsidP="00B26715">
      <w:pPr>
        <w:pStyle w:val="BodyText"/>
      </w:pPr>
    </w:p>
    <w:p w:rsidR="00B26715" w:rsidRDefault="00B26715" w:rsidP="00B26715">
      <w:pPr>
        <w:pStyle w:val="BodyText"/>
      </w:pPr>
    </w:p>
    <w:p w:rsidR="00B26715" w:rsidRDefault="00B26715" w:rsidP="00B26715">
      <w:pPr>
        <w:pStyle w:val="BodyText"/>
      </w:pPr>
    </w:p>
    <w:p w:rsidR="00B26715" w:rsidRDefault="00B26715" w:rsidP="00B26715">
      <w:pPr>
        <w:pStyle w:val="BodyText"/>
      </w:pPr>
    </w:p>
    <w:p w:rsidR="00B26715" w:rsidRDefault="00B26715" w:rsidP="00B26715">
      <w:pPr>
        <w:pStyle w:val="BodyText"/>
      </w:pPr>
    </w:p>
    <w:p w:rsidR="00B26715" w:rsidRDefault="00B26715" w:rsidP="00B26715">
      <w:pPr>
        <w:pStyle w:val="BodyText"/>
      </w:pPr>
    </w:p>
    <w:p w:rsidR="00B26715" w:rsidRDefault="00B26715" w:rsidP="00B26715">
      <w:pPr>
        <w:pStyle w:val="BodyText"/>
      </w:pPr>
    </w:p>
    <w:tbl>
      <w:tblPr>
        <w:tblW w:w="10340" w:type="dxa"/>
        <w:tblInd w:w="93" w:type="dxa"/>
        <w:tblLook w:val="04A0" w:firstRow="1" w:lastRow="0" w:firstColumn="1" w:lastColumn="0" w:noHBand="0" w:noVBand="1"/>
      </w:tblPr>
      <w:tblGrid>
        <w:gridCol w:w="1261"/>
        <w:gridCol w:w="2639"/>
        <w:gridCol w:w="2320"/>
        <w:gridCol w:w="2160"/>
        <w:gridCol w:w="1960"/>
      </w:tblGrid>
      <w:tr w:rsidR="00B26715" w:rsidRPr="00393278" w:rsidTr="00D11EC3">
        <w:trPr>
          <w:trHeight w:val="735"/>
        </w:trPr>
        <w:tc>
          <w:tcPr>
            <w:tcW w:w="1260" w:type="dxa"/>
            <w:tcBorders>
              <w:top w:val="nil"/>
              <w:left w:val="nil"/>
              <w:bottom w:val="nil"/>
              <w:right w:val="single" w:sz="8" w:space="0" w:color="auto"/>
            </w:tcBorders>
            <w:shd w:val="clear" w:color="auto" w:fill="auto"/>
            <w:noWrap/>
            <w:vAlign w:val="bottom"/>
            <w:hideMark/>
          </w:tcPr>
          <w:p w:rsidR="00B26715" w:rsidRPr="00393278" w:rsidRDefault="00B26715" w:rsidP="00D11EC3">
            <w:pPr>
              <w:rPr>
                <w:rFonts w:ascii="Calibri" w:hAnsi="Calibri" w:cs="Calibri"/>
                <w:color w:val="000000"/>
                <w:lang w:eastAsia="en-CA"/>
              </w:rPr>
            </w:pPr>
            <w:r w:rsidRPr="00393278">
              <w:rPr>
                <w:rFonts w:ascii="Calibri" w:hAnsi="Calibri" w:cs="Calibri"/>
                <w:color w:val="000000"/>
                <w:lang w:eastAsia="en-CA"/>
              </w:rPr>
              <w:t> </w:t>
            </w:r>
          </w:p>
        </w:tc>
        <w:tc>
          <w:tcPr>
            <w:tcW w:w="2640" w:type="dxa"/>
            <w:tcBorders>
              <w:top w:val="single" w:sz="8" w:space="0" w:color="auto"/>
              <w:left w:val="nil"/>
              <w:bottom w:val="nil"/>
              <w:right w:val="single" w:sz="8" w:space="0" w:color="auto"/>
            </w:tcBorders>
            <w:shd w:val="clear" w:color="000000" w:fill="D9D9D9"/>
            <w:vAlign w:val="center"/>
            <w:hideMark/>
          </w:tcPr>
          <w:p w:rsidR="00B26715" w:rsidRPr="00393278" w:rsidRDefault="00B26715" w:rsidP="00D11EC3">
            <w:pPr>
              <w:rPr>
                <w:rFonts w:ascii="Calibri" w:hAnsi="Calibri" w:cs="Calibri"/>
                <w:b/>
                <w:bCs/>
                <w:color w:val="000000"/>
                <w:sz w:val="18"/>
                <w:szCs w:val="18"/>
                <w:lang w:eastAsia="en-CA"/>
              </w:rPr>
            </w:pPr>
            <w:r w:rsidRPr="00393278">
              <w:rPr>
                <w:rFonts w:ascii="Calibri" w:hAnsi="Calibri" w:cs="Calibri"/>
                <w:b/>
                <w:bCs/>
                <w:color w:val="000000"/>
                <w:sz w:val="18"/>
                <w:szCs w:val="18"/>
                <w:lang w:eastAsia="en-CA"/>
              </w:rPr>
              <w:t>Option 1</w:t>
            </w:r>
            <w:r w:rsidRPr="00393278">
              <w:rPr>
                <w:rFonts w:ascii="Calibri" w:hAnsi="Calibri" w:cs="Calibri"/>
                <w:b/>
                <w:bCs/>
                <w:color w:val="000000"/>
                <w:sz w:val="18"/>
                <w:szCs w:val="18"/>
                <w:lang w:eastAsia="en-CA"/>
              </w:rPr>
              <w:br/>
              <w:t>Single HW block service</w:t>
            </w:r>
          </w:p>
        </w:tc>
        <w:tc>
          <w:tcPr>
            <w:tcW w:w="2320" w:type="dxa"/>
            <w:tcBorders>
              <w:top w:val="single" w:sz="8" w:space="0" w:color="auto"/>
              <w:left w:val="nil"/>
              <w:bottom w:val="single" w:sz="8" w:space="0" w:color="auto"/>
              <w:right w:val="single" w:sz="8" w:space="0" w:color="auto"/>
            </w:tcBorders>
            <w:shd w:val="clear" w:color="000000" w:fill="D9D9D9"/>
            <w:vAlign w:val="center"/>
            <w:hideMark/>
          </w:tcPr>
          <w:p w:rsidR="00B26715" w:rsidRPr="00393278" w:rsidRDefault="00B26715" w:rsidP="00D11EC3">
            <w:pPr>
              <w:rPr>
                <w:rFonts w:ascii="Calibri" w:hAnsi="Calibri" w:cs="Calibri"/>
                <w:b/>
                <w:bCs/>
                <w:color w:val="000000"/>
                <w:sz w:val="18"/>
                <w:szCs w:val="18"/>
                <w:lang w:eastAsia="en-CA"/>
              </w:rPr>
            </w:pPr>
            <w:r w:rsidRPr="00393278">
              <w:rPr>
                <w:rFonts w:ascii="Calibri" w:hAnsi="Calibri" w:cs="Calibri"/>
                <w:b/>
                <w:bCs/>
                <w:color w:val="000000"/>
                <w:sz w:val="18"/>
                <w:szCs w:val="18"/>
                <w:lang w:eastAsia="en-CA"/>
              </w:rPr>
              <w:t>Option 2</w:t>
            </w:r>
            <w:r w:rsidRPr="00393278">
              <w:rPr>
                <w:rFonts w:ascii="Calibri" w:hAnsi="Calibri" w:cs="Calibri"/>
                <w:b/>
                <w:bCs/>
                <w:color w:val="000000"/>
                <w:sz w:val="18"/>
                <w:szCs w:val="18"/>
                <w:lang w:eastAsia="en-CA"/>
              </w:rPr>
              <w:br/>
              <w:t>Distinct Service for each Functional Scope</w:t>
            </w:r>
          </w:p>
        </w:tc>
        <w:tc>
          <w:tcPr>
            <w:tcW w:w="2160" w:type="dxa"/>
            <w:tcBorders>
              <w:top w:val="single" w:sz="8" w:space="0" w:color="auto"/>
              <w:left w:val="nil"/>
              <w:bottom w:val="single" w:sz="8" w:space="0" w:color="auto"/>
              <w:right w:val="single" w:sz="8" w:space="0" w:color="auto"/>
            </w:tcBorders>
            <w:shd w:val="clear" w:color="000000" w:fill="D9D9D9"/>
            <w:vAlign w:val="center"/>
            <w:hideMark/>
          </w:tcPr>
          <w:p w:rsidR="00B26715" w:rsidRPr="00393278" w:rsidRDefault="00B26715" w:rsidP="00D11EC3">
            <w:pPr>
              <w:rPr>
                <w:rFonts w:ascii="Calibri" w:hAnsi="Calibri" w:cs="Calibri"/>
                <w:b/>
                <w:bCs/>
                <w:color w:val="000000"/>
                <w:sz w:val="18"/>
                <w:szCs w:val="18"/>
                <w:lang w:eastAsia="en-CA"/>
              </w:rPr>
            </w:pPr>
            <w:r w:rsidRPr="00393278">
              <w:rPr>
                <w:rFonts w:ascii="Calibri" w:hAnsi="Calibri" w:cs="Calibri"/>
                <w:b/>
                <w:bCs/>
                <w:color w:val="000000"/>
                <w:sz w:val="18"/>
                <w:szCs w:val="18"/>
                <w:lang w:eastAsia="en-CA"/>
              </w:rPr>
              <w:t>Option 3</w:t>
            </w:r>
            <w:r w:rsidRPr="00393278">
              <w:rPr>
                <w:rFonts w:ascii="Calibri" w:hAnsi="Calibri" w:cs="Calibri"/>
                <w:b/>
                <w:bCs/>
                <w:color w:val="000000"/>
                <w:sz w:val="18"/>
                <w:szCs w:val="18"/>
                <w:lang w:eastAsia="en-CA"/>
              </w:rPr>
              <w:br/>
              <w:t>Two HW block Services (Read Only or Write)</w:t>
            </w:r>
          </w:p>
        </w:tc>
        <w:tc>
          <w:tcPr>
            <w:tcW w:w="1960" w:type="dxa"/>
            <w:tcBorders>
              <w:top w:val="single" w:sz="8" w:space="0" w:color="auto"/>
              <w:left w:val="nil"/>
              <w:bottom w:val="single" w:sz="8" w:space="0" w:color="auto"/>
              <w:right w:val="single" w:sz="8" w:space="0" w:color="auto"/>
            </w:tcBorders>
            <w:shd w:val="clear" w:color="000000" w:fill="D9D9D9"/>
            <w:vAlign w:val="center"/>
            <w:hideMark/>
          </w:tcPr>
          <w:p w:rsidR="00B26715" w:rsidRPr="00393278" w:rsidRDefault="00B26715" w:rsidP="00D11EC3">
            <w:pPr>
              <w:rPr>
                <w:rFonts w:ascii="Calibri" w:hAnsi="Calibri" w:cs="Calibri"/>
                <w:b/>
                <w:bCs/>
                <w:color w:val="000000"/>
                <w:sz w:val="18"/>
                <w:szCs w:val="18"/>
                <w:lang w:eastAsia="en-CA"/>
              </w:rPr>
            </w:pPr>
            <w:r w:rsidRPr="00393278">
              <w:rPr>
                <w:rFonts w:ascii="Calibri" w:hAnsi="Calibri" w:cs="Calibri"/>
                <w:b/>
                <w:bCs/>
                <w:color w:val="000000"/>
                <w:sz w:val="18"/>
                <w:szCs w:val="18"/>
                <w:lang w:eastAsia="en-CA"/>
              </w:rPr>
              <w:t>Option 4</w:t>
            </w:r>
            <w:r w:rsidRPr="00393278">
              <w:rPr>
                <w:rFonts w:ascii="Calibri" w:hAnsi="Calibri" w:cs="Calibri"/>
                <w:b/>
                <w:bCs/>
                <w:color w:val="000000"/>
                <w:sz w:val="18"/>
                <w:szCs w:val="18"/>
                <w:lang w:eastAsia="en-CA"/>
              </w:rPr>
              <w:br/>
              <w:t>Hybrid -Previous Options-</w:t>
            </w:r>
          </w:p>
        </w:tc>
      </w:tr>
      <w:tr w:rsidR="00B26715" w:rsidRPr="00393278" w:rsidTr="00D11EC3">
        <w:trPr>
          <w:trHeight w:val="2745"/>
        </w:trPr>
        <w:tc>
          <w:tcPr>
            <w:tcW w:w="1260" w:type="dxa"/>
            <w:tcBorders>
              <w:top w:val="single" w:sz="8" w:space="0" w:color="auto"/>
              <w:left w:val="single" w:sz="8" w:space="0" w:color="auto"/>
              <w:bottom w:val="nil"/>
              <w:right w:val="single" w:sz="8" w:space="0" w:color="auto"/>
            </w:tcBorders>
            <w:shd w:val="clear" w:color="000000" w:fill="D9D9D9"/>
            <w:noWrap/>
            <w:vAlign w:val="center"/>
            <w:hideMark/>
          </w:tcPr>
          <w:p w:rsidR="00B26715" w:rsidRPr="00393278" w:rsidRDefault="00B26715" w:rsidP="00D11EC3">
            <w:pPr>
              <w:rPr>
                <w:rFonts w:ascii="Calibri" w:hAnsi="Calibri" w:cs="Calibri"/>
                <w:b/>
                <w:bCs/>
                <w:color w:val="000000"/>
                <w:sz w:val="18"/>
                <w:szCs w:val="18"/>
                <w:lang w:eastAsia="en-CA"/>
              </w:rPr>
            </w:pPr>
            <w:r w:rsidRPr="00393278">
              <w:rPr>
                <w:rFonts w:ascii="Calibri" w:hAnsi="Calibri" w:cs="Calibri"/>
                <w:b/>
                <w:bCs/>
                <w:color w:val="000000"/>
                <w:sz w:val="18"/>
                <w:szCs w:val="18"/>
                <w:lang w:eastAsia="en-CA"/>
              </w:rPr>
              <w:t>Pros</w:t>
            </w:r>
          </w:p>
        </w:tc>
        <w:tc>
          <w:tcPr>
            <w:tcW w:w="2640" w:type="dxa"/>
            <w:tcBorders>
              <w:top w:val="single" w:sz="8" w:space="0" w:color="auto"/>
              <w:left w:val="nil"/>
              <w:bottom w:val="nil"/>
              <w:right w:val="single" w:sz="8" w:space="0" w:color="auto"/>
            </w:tcBorders>
            <w:shd w:val="clear" w:color="auto" w:fill="auto"/>
            <w:hideMark/>
          </w:tcPr>
          <w:p w:rsidR="00B26715" w:rsidRPr="00393278" w:rsidRDefault="00B26715" w:rsidP="00D11EC3">
            <w:pPr>
              <w:rPr>
                <w:rFonts w:ascii="Calibri" w:hAnsi="Calibri" w:cs="Calibri"/>
                <w:color w:val="000000"/>
                <w:sz w:val="18"/>
                <w:szCs w:val="18"/>
                <w:lang w:eastAsia="en-CA"/>
              </w:rPr>
            </w:pPr>
            <w:r w:rsidRPr="00393278">
              <w:rPr>
                <w:rFonts w:ascii="Calibri" w:hAnsi="Calibri" w:cs="Calibri"/>
                <w:color w:val="000000"/>
                <w:sz w:val="18"/>
                <w:szCs w:val="18"/>
                <w:lang w:eastAsia="en-CA"/>
              </w:rPr>
              <w:t>Reduced number of services –DB savings-</w:t>
            </w:r>
          </w:p>
        </w:tc>
        <w:tc>
          <w:tcPr>
            <w:tcW w:w="2320" w:type="dxa"/>
            <w:tcBorders>
              <w:top w:val="nil"/>
              <w:left w:val="nil"/>
              <w:bottom w:val="nil"/>
              <w:right w:val="single" w:sz="8" w:space="0" w:color="auto"/>
            </w:tcBorders>
            <w:shd w:val="clear" w:color="auto" w:fill="auto"/>
            <w:hideMark/>
          </w:tcPr>
          <w:p w:rsidR="00B26715" w:rsidRPr="00393278" w:rsidRDefault="00B26715" w:rsidP="00D11EC3">
            <w:pPr>
              <w:rPr>
                <w:rFonts w:ascii="Calibri" w:hAnsi="Calibri" w:cs="Calibri"/>
                <w:color w:val="000000"/>
                <w:sz w:val="18"/>
                <w:szCs w:val="18"/>
                <w:lang w:eastAsia="en-CA"/>
              </w:rPr>
            </w:pPr>
            <w:r w:rsidRPr="00393278">
              <w:rPr>
                <w:rFonts w:ascii="Calibri" w:hAnsi="Calibri" w:cs="Calibri"/>
                <w:color w:val="000000"/>
                <w:sz w:val="18"/>
                <w:szCs w:val="18"/>
                <w:lang w:eastAsia="en-CA"/>
              </w:rPr>
              <w:t>• Different Functional Scope needs are clearly/easily visible</w:t>
            </w:r>
            <w:r w:rsidRPr="00393278">
              <w:rPr>
                <w:rFonts w:ascii="Calibri" w:hAnsi="Calibri" w:cs="Calibri"/>
                <w:color w:val="000000"/>
                <w:sz w:val="18"/>
                <w:szCs w:val="18"/>
                <w:lang w:eastAsia="en-CA"/>
              </w:rPr>
              <w:br/>
              <w:t>• One pattern to address HW block different functional scope</w:t>
            </w:r>
            <w:r w:rsidRPr="00393278">
              <w:rPr>
                <w:rFonts w:ascii="Calibri" w:hAnsi="Calibri" w:cs="Calibri"/>
                <w:color w:val="000000"/>
                <w:sz w:val="18"/>
                <w:szCs w:val="18"/>
                <w:lang w:eastAsia="en-CA"/>
              </w:rPr>
              <w:br/>
              <w:t>• Prevent the creation of bloated/giant services</w:t>
            </w:r>
            <w:r w:rsidRPr="00393278">
              <w:rPr>
                <w:rFonts w:ascii="Calibri" w:hAnsi="Calibri" w:cs="Calibri"/>
                <w:color w:val="000000"/>
                <w:sz w:val="18"/>
                <w:szCs w:val="18"/>
                <w:lang w:eastAsia="en-CA"/>
              </w:rPr>
              <w:br/>
              <w:t>• Changes in one functional scope doesn’t impact the entire service</w:t>
            </w:r>
          </w:p>
        </w:tc>
        <w:tc>
          <w:tcPr>
            <w:tcW w:w="2160" w:type="dxa"/>
            <w:tcBorders>
              <w:top w:val="nil"/>
              <w:left w:val="nil"/>
              <w:bottom w:val="nil"/>
              <w:right w:val="single" w:sz="8" w:space="0" w:color="auto"/>
            </w:tcBorders>
            <w:shd w:val="clear" w:color="auto" w:fill="auto"/>
            <w:hideMark/>
          </w:tcPr>
          <w:p w:rsidR="00B26715" w:rsidRPr="00393278" w:rsidRDefault="00B26715" w:rsidP="00D11EC3">
            <w:pPr>
              <w:rPr>
                <w:rFonts w:ascii="Calibri" w:hAnsi="Calibri" w:cs="Calibri"/>
                <w:color w:val="000000"/>
                <w:sz w:val="18"/>
                <w:szCs w:val="18"/>
                <w:lang w:eastAsia="en-CA"/>
              </w:rPr>
            </w:pPr>
            <w:r w:rsidRPr="00393278">
              <w:rPr>
                <w:rFonts w:ascii="Calibri" w:hAnsi="Calibri" w:cs="Calibri"/>
                <w:color w:val="000000"/>
                <w:sz w:val="18"/>
                <w:szCs w:val="18"/>
                <w:lang w:eastAsia="en-CA"/>
              </w:rPr>
              <w:t>• Reduced number of services –DB savings-</w:t>
            </w:r>
            <w:r w:rsidRPr="00393278">
              <w:rPr>
                <w:rFonts w:ascii="Calibri" w:hAnsi="Calibri" w:cs="Calibri"/>
                <w:color w:val="000000"/>
                <w:sz w:val="18"/>
                <w:szCs w:val="18"/>
                <w:lang w:eastAsia="en-CA"/>
              </w:rPr>
              <w:br/>
              <w:t>• One pattern to address HW block different functional scope</w:t>
            </w:r>
            <w:r w:rsidRPr="00393278">
              <w:rPr>
                <w:rFonts w:ascii="Calibri" w:hAnsi="Calibri" w:cs="Calibri"/>
                <w:color w:val="000000"/>
                <w:sz w:val="18"/>
                <w:szCs w:val="18"/>
                <w:lang w:eastAsia="en-CA"/>
              </w:rPr>
              <w:br/>
              <w:t>• Reduce the potential creation of bloated/giant services</w:t>
            </w:r>
          </w:p>
        </w:tc>
        <w:tc>
          <w:tcPr>
            <w:tcW w:w="1960" w:type="dxa"/>
            <w:tcBorders>
              <w:top w:val="nil"/>
              <w:left w:val="nil"/>
              <w:bottom w:val="nil"/>
              <w:right w:val="single" w:sz="8" w:space="0" w:color="auto"/>
            </w:tcBorders>
            <w:shd w:val="clear" w:color="auto" w:fill="auto"/>
            <w:hideMark/>
          </w:tcPr>
          <w:p w:rsidR="00B26715" w:rsidRPr="00393278" w:rsidRDefault="00B26715" w:rsidP="00D11EC3">
            <w:pPr>
              <w:rPr>
                <w:rFonts w:ascii="Calibri" w:hAnsi="Calibri" w:cs="Calibri"/>
                <w:color w:val="000000"/>
                <w:sz w:val="18"/>
                <w:szCs w:val="18"/>
                <w:lang w:eastAsia="en-CA"/>
              </w:rPr>
            </w:pPr>
            <w:r w:rsidRPr="00393278">
              <w:rPr>
                <w:rFonts w:ascii="Calibri" w:hAnsi="Calibri" w:cs="Calibri"/>
                <w:color w:val="000000"/>
                <w:sz w:val="18"/>
                <w:szCs w:val="18"/>
                <w:lang w:eastAsia="en-CA"/>
              </w:rPr>
              <w:t>• Flexible</w:t>
            </w:r>
            <w:r w:rsidRPr="00393278">
              <w:rPr>
                <w:rFonts w:ascii="Calibri" w:hAnsi="Calibri" w:cs="Calibri"/>
                <w:color w:val="000000"/>
                <w:sz w:val="18"/>
                <w:szCs w:val="18"/>
                <w:lang w:eastAsia="en-CA"/>
              </w:rPr>
              <w:br/>
              <w:t>• Can include the advantages of previous options</w:t>
            </w:r>
          </w:p>
        </w:tc>
      </w:tr>
      <w:tr w:rsidR="00B26715" w:rsidRPr="00393278" w:rsidTr="00D11EC3">
        <w:trPr>
          <w:trHeight w:val="3165"/>
        </w:trPr>
        <w:tc>
          <w:tcPr>
            <w:tcW w:w="1260"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rsidR="00B26715" w:rsidRPr="00393278" w:rsidRDefault="00B26715" w:rsidP="00D11EC3">
            <w:pPr>
              <w:rPr>
                <w:rFonts w:ascii="Calibri" w:hAnsi="Calibri" w:cs="Calibri"/>
                <w:b/>
                <w:bCs/>
                <w:color w:val="000000"/>
                <w:sz w:val="18"/>
                <w:szCs w:val="18"/>
                <w:lang w:eastAsia="en-CA"/>
              </w:rPr>
            </w:pPr>
            <w:r w:rsidRPr="00393278">
              <w:rPr>
                <w:rFonts w:ascii="Calibri" w:hAnsi="Calibri" w:cs="Calibri"/>
                <w:b/>
                <w:bCs/>
                <w:color w:val="000000"/>
                <w:sz w:val="18"/>
                <w:szCs w:val="18"/>
                <w:lang w:eastAsia="en-CA"/>
              </w:rPr>
              <w:t>Cons</w:t>
            </w:r>
          </w:p>
        </w:tc>
        <w:tc>
          <w:tcPr>
            <w:tcW w:w="2640" w:type="dxa"/>
            <w:tcBorders>
              <w:top w:val="single" w:sz="8" w:space="0" w:color="auto"/>
              <w:left w:val="nil"/>
              <w:bottom w:val="nil"/>
              <w:right w:val="single" w:sz="8" w:space="0" w:color="auto"/>
            </w:tcBorders>
            <w:shd w:val="clear" w:color="auto" w:fill="auto"/>
            <w:hideMark/>
          </w:tcPr>
          <w:p w:rsidR="00B26715" w:rsidRPr="00393278" w:rsidRDefault="00B26715" w:rsidP="00D11EC3">
            <w:pPr>
              <w:rPr>
                <w:rFonts w:ascii="Calibri" w:hAnsi="Calibri" w:cs="Calibri"/>
                <w:color w:val="000000"/>
                <w:sz w:val="18"/>
                <w:szCs w:val="18"/>
                <w:lang w:eastAsia="en-CA"/>
              </w:rPr>
            </w:pPr>
            <w:r w:rsidRPr="00393278">
              <w:rPr>
                <w:rFonts w:ascii="Calibri" w:hAnsi="Calibri" w:cs="Calibri"/>
                <w:color w:val="000000"/>
                <w:sz w:val="18"/>
                <w:szCs w:val="18"/>
                <w:lang w:eastAsia="en-CA"/>
              </w:rPr>
              <w:t>• Different Functional Scope needs are not clearly/easily visible</w:t>
            </w:r>
            <w:r w:rsidRPr="00393278">
              <w:rPr>
                <w:rFonts w:ascii="Calibri" w:hAnsi="Calibri" w:cs="Calibri"/>
                <w:color w:val="000000"/>
                <w:sz w:val="18"/>
                <w:szCs w:val="18"/>
                <w:lang w:eastAsia="en-CA"/>
              </w:rPr>
              <w:br/>
              <w:t>• Some functional needs of the service are not always within the scope of the same control HW block –e.g. temperature- resulting in the need to use different patterns</w:t>
            </w:r>
            <w:r w:rsidRPr="00393278">
              <w:rPr>
                <w:rFonts w:ascii="Calibri" w:hAnsi="Calibri" w:cs="Calibri"/>
                <w:color w:val="000000"/>
                <w:sz w:val="18"/>
                <w:szCs w:val="18"/>
                <w:lang w:eastAsia="en-CA"/>
              </w:rPr>
              <w:br/>
              <w:t>• Can result in the creation bloated/giant services</w:t>
            </w:r>
            <w:r w:rsidRPr="00393278">
              <w:rPr>
                <w:rFonts w:ascii="Calibri" w:hAnsi="Calibri" w:cs="Calibri"/>
                <w:color w:val="000000"/>
                <w:sz w:val="18"/>
                <w:szCs w:val="18"/>
                <w:lang w:eastAsia="en-CA"/>
              </w:rPr>
              <w:br/>
              <w:t>• Changes in one functional scope impact the entire service</w:t>
            </w:r>
          </w:p>
        </w:tc>
        <w:tc>
          <w:tcPr>
            <w:tcW w:w="2320" w:type="dxa"/>
            <w:tcBorders>
              <w:top w:val="single" w:sz="8" w:space="0" w:color="auto"/>
              <w:left w:val="nil"/>
              <w:bottom w:val="nil"/>
              <w:right w:val="single" w:sz="8" w:space="0" w:color="auto"/>
            </w:tcBorders>
            <w:shd w:val="clear" w:color="auto" w:fill="auto"/>
            <w:hideMark/>
          </w:tcPr>
          <w:p w:rsidR="00B26715" w:rsidRPr="00393278" w:rsidRDefault="00B26715" w:rsidP="00D11EC3">
            <w:pPr>
              <w:rPr>
                <w:rFonts w:ascii="Calibri" w:hAnsi="Calibri" w:cs="Calibri"/>
                <w:color w:val="000000"/>
                <w:sz w:val="18"/>
                <w:szCs w:val="18"/>
                <w:lang w:eastAsia="en-CA"/>
              </w:rPr>
            </w:pPr>
            <w:r w:rsidRPr="00393278">
              <w:rPr>
                <w:rFonts w:ascii="Calibri" w:hAnsi="Calibri" w:cs="Calibri"/>
                <w:color w:val="000000"/>
                <w:sz w:val="18"/>
                <w:szCs w:val="18"/>
                <w:lang w:eastAsia="en-CA"/>
              </w:rPr>
              <w:t>• Increase in number of services –DB size impact-</w:t>
            </w:r>
            <w:r w:rsidRPr="00393278">
              <w:rPr>
                <w:rFonts w:ascii="Calibri" w:hAnsi="Calibri" w:cs="Calibri"/>
                <w:color w:val="000000"/>
                <w:sz w:val="18"/>
                <w:szCs w:val="18"/>
                <w:lang w:eastAsia="en-CA"/>
              </w:rPr>
              <w:br/>
              <w:t>• Requires infrastructure to define/data-drive the interaction dependencies between the different services associated with the HW block</w:t>
            </w:r>
          </w:p>
        </w:tc>
        <w:tc>
          <w:tcPr>
            <w:tcW w:w="2160" w:type="dxa"/>
            <w:tcBorders>
              <w:top w:val="single" w:sz="8" w:space="0" w:color="auto"/>
              <w:left w:val="nil"/>
              <w:bottom w:val="nil"/>
              <w:right w:val="single" w:sz="8" w:space="0" w:color="auto"/>
            </w:tcBorders>
            <w:shd w:val="clear" w:color="auto" w:fill="auto"/>
            <w:hideMark/>
          </w:tcPr>
          <w:p w:rsidR="00B26715" w:rsidRPr="00393278" w:rsidRDefault="00B26715" w:rsidP="00D11EC3">
            <w:pPr>
              <w:rPr>
                <w:rFonts w:ascii="Calibri" w:hAnsi="Calibri" w:cs="Calibri"/>
                <w:color w:val="000000"/>
                <w:sz w:val="18"/>
                <w:szCs w:val="18"/>
                <w:lang w:eastAsia="en-CA"/>
              </w:rPr>
            </w:pPr>
            <w:r w:rsidRPr="00393278">
              <w:rPr>
                <w:rFonts w:ascii="Calibri" w:hAnsi="Calibri" w:cs="Calibri"/>
                <w:color w:val="000000"/>
                <w:sz w:val="18"/>
                <w:szCs w:val="18"/>
                <w:lang w:eastAsia="en-CA"/>
              </w:rPr>
              <w:t>• Different Functional Scope needs are not clearly/easily visible</w:t>
            </w:r>
            <w:r w:rsidRPr="00393278">
              <w:rPr>
                <w:rFonts w:ascii="Calibri" w:hAnsi="Calibri" w:cs="Calibri"/>
                <w:color w:val="000000"/>
                <w:sz w:val="18"/>
                <w:szCs w:val="18"/>
                <w:lang w:eastAsia="en-CA"/>
              </w:rPr>
              <w:br/>
              <w:t>• Changes in one functional scope impact the entire service</w:t>
            </w:r>
          </w:p>
        </w:tc>
        <w:tc>
          <w:tcPr>
            <w:tcW w:w="1960" w:type="dxa"/>
            <w:tcBorders>
              <w:top w:val="single" w:sz="8" w:space="0" w:color="auto"/>
              <w:left w:val="nil"/>
              <w:bottom w:val="nil"/>
              <w:right w:val="single" w:sz="8" w:space="0" w:color="auto"/>
            </w:tcBorders>
            <w:shd w:val="clear" w:color="auto" w:fill="auto"/>
            <w:hideMark/>
          </w:tcPr>
          <w:p w:rsidR="00B26715" w:rsidRPr="00393278" w:rsidRDefault="00B26715" w:rsidP="00D11EC3">
            <w:pPr>
              <w:rPr>
                <w:rFonts w:ascii="Calibri" w:hAnsi="Calibri" w:cs="Calibri"/>
                <w:color w:val="000000"/>
                <w:sz w:val="18"/>
                <w:szCs w:val="18"/>
                <w:lang w:eastAsia="en-CA"/>
              </w:rPr>
            </w:pPr>
            <w:r w:rsidRPr="00393278">
              <w:rPr>
                <w:rFonts w:ascii="Calibri" w:hAnsi="Calibri" w:cs="Calibri"/>
                <w:color w:val="000000"/>
                <w:sz w:val="18"/>
                <w:szCs w:val="18"/>
                <w:lang w:eastAsia="en-CA"/>
              </w:rPr>
              <w:t>• No single pattern to follow</w:t>
            </w:r>
            <w:r w:rsidRPr="00393278">
              <w:rPr>
                <w:rFonts w:ascii="Calibri" w:hAnsi="Calibri" w:cs="Calibri"/>
                <w:color w:val="000000"/>
                <w:sz w:val="18"/>
                <w:szCs w:val="18"/>
                <w:lang w:eastAsia="en-CA"/>
              </w:rPr>
              <w:br/>
              <w:t>• Difficult to enforce rules on how to use or monitor</w:t>
            </w:r>
            <w:r w:rsidRPr="00393278">
              <w:rPr>
                <w:rFonts w:ascii="Calibri" w:hAnsi="Calibri" w:cs="Calibri"/>
                <w:color w:val="000000"/>
                <w:sz w:val="18"/>
                <w:szCs w:val="18"/>
                <w:lang w:eastAsia="en-CA"/>
              </w:rPr>
              <w:br/>
              <w:t>• Can include the disadvantages of previous options</w:t>
            </w:r>
          </w:p>
        </w:tc>
      </w:tr>
      <w:tr w:rsidR="00B26715" w:rsidRPr="00393278" w:rsidTr="00D11EC3">
        <w:trPr>
          <w:trHeight w:val="2235"/>
        </w:trPr>
        <w:tc>
          <w:tcPr>
            <w:tcW w:w="1260" w:type="dxa"/>
            <w:tcBorders>
              <w:top w:val="nil"/>
              <w:left w:val="single" w:sz="8" w:space="0" w:color="auto"/>
              <w:bottom w:val="single" w:sz="8" w:space="0" w:color="auto"/>
              <w:right w:val="nil"/>
            </w:tcBorders>
            <w:shd w:val="clear" w:color="000000" w:fill="D9D9D9"/>
            <w:vAlign w:val="center"/>
            <w:hideMark/>
          </w:tcPr>
          <w:p w:rsidR="00B26715" w:rsidRPr="00393278" w:rsidRDefault="00B26715" w:rsidP="00D11EC3">
            <w:pPr>
              <w:rPr>
                <w:rFonts w:ascii="Calibri" w:hAnsi="Calibri" w:cs="Calibri"/>
                <w:b/>
                <w:bCs/>
                <w:color w:val="000000"/>
                <w:sz w:val="18"/>
                <w:szCs w:val="18"/>
                <w:lang w:eastAsia="en-CA"/>
              </w:rPr>
            </w:pPr>
            <w:r w:rsidRPr="00393278">
              <w:rPr>
                <w:rFonts w:ascii="Calibri" w:hAnsi="Calibri" w:cs="Calibri"/>
                <w:b/>
                <w:bCs/>
                <w:color w:val="000000"/>
                <w:sz w:val="18"/>
                <w:szCs w:val="18"/>
                <w:lang w:eastAsia="en-CA"/>
              </w:rPr>
              <w:t>Design Consideration</w:t>
            </w:r>
          </w:p>
        </w:tc>
        <w:tc>
          <w:tcPr>
            <w:tcW w:w="2640" w:type="dxa"/>
            <w:tcBorders>
              <w:top w:val="single" w:sz="8" w:space="0" w:color="auto"/>
              <w:left w:val="single" w:sz="8" w:space="0" w:color="auto"/>
              <w:bottom w:val="single" w:sz="8" w:space="0" w:color="auto"/>
              <w:right w:val="single" w:sz="8" w:space="0" w:color="auto"/>
            </w:tcBorders>
            <w:shd w:val="clear" w:color="auto" w:fill="auto"/>
            <w:hideMark/>
          </w:tcPr>
          <w:p w:rsidR="00B26715" w:rsidRPr="00393278" w:rsidRDefault="00B26715" w:rsidP="00D11EC3">
            <w:pPr>
              <w:rPr>
                <w:rFonts w:ascii="Calibri" w:hAnsi="Calibri" w:cs="Calibri"/>
                <w:color w:val="000000"/>
                <w:sz w:val="18"/>
                <w:szCs w:val="18"/>
                <w:lang w:eastAsia="en-CA"/>
              </w:rPr>
            </w:pPr>
            <w:r w:rsidRPr="00393278">
              <w:rPr>
                <w:rFonts w:ascii="Calibri" w:hAnsi="Calibri" w:cs="Calibri"/>
                <w:color w:val="000000"/>
                <w:sz w:val="18"/>
                <w:szCs w:val="18"/>
                <w:lang w:eastAsia="en-CA"/>
              </w:rPr>
              <w:t>Use this pattern as long as the scope is rather small and the size of the combined service is small, this is a nice and easy way to deal with the implementation. If the scope grows, refactoring should be considered and split up the service in separate classes</w:t>
            </w:r>
          </w:p>
        </w:tc>
        <w:tc>
          <w:tcPr>
            <w:tcW w:w="2320" w:type="dxa"/>
            <w:tcBorders>
              <w:top w:val="single" w:sz="8" w:space="0" w:color="auto"/>
              <w:left w:val="nil"/>
              <w:bottom w:val="single" w:sz="8" w:space="0" w:color="auto"/>
              <w:right w:val="single" w:sz="8" w:space="0" w:color="auto"/>
            </w:tcBorders>
            <w:shd w:val="clear" w:color="auto" w:fill="auto"/>
            <w:hideMark/>
          </w:tcPr>
          <w:p w:rsidR="00B26715" w:rsidRPr="00393278" w:rsidRDefault="00B26715" w:rsidP="00D11EC3">
            <w:pPr>
              <w:rPr>
                <w:rFonts w:ascii="Calibri" w:hAnsi="Calibri" w:cs="Calibri"/>
                <w:color w:val="000000"/>
                <w:sz w:val="18"/>
                <w:szCs w:val="18"/>
                <w:lang w:eastAsia="en-CA"/>
              </w:rPr>
            </w:pPr>
            <w:r w:rsidRPr="00393278">
              <w:rPr>
                <w:rFonts w:ascii="Calibri" w:hAnsi="Calibri" w:cs="Calibri"/>
                <w:color w:val="000000"/>
                <w:sz w:val="18"/>
                <w:szCs w:val="18"/>
                <w:lang w:eastAsia="en-CA"/>
              </w:rPr>
              <w:t>Use this pattern for medium sized and large services with more than one aspect (control and supervision for example)</w:t>
            </w:r>
          </w:p>
        </w:tc>
        <w:tc>
          <w:tcPr>
            <w:tcW w:w="2160" w:type="dxa"/>
            <w:tcBorders>
              <w:top w:val="single" w:sz="8" w:space="0" w:color="auto"/>
              <w:left w:val="nil"/>
              <w:bottom w:val="single" w:sz="8" w:space="0" w:color="auto"/>
              <w:right w:val="single" w:sz="8" w:space="0" w:color="auto"/>
            </w:tcBorders>
            <w:shd w:val="clear" w:color="auto" w:fill="auto"/>
            <w:hideMark/>
          </w:tcPr>
          <w:p w:rsidR="00B26715" w:rsidRPr="00393278" w:rsidRDefault="00B26715" w:rsidP="00D11EC3">
            <w:pPr>
              <w:rPr>
                <w:rFonts w:ascii="Calibri" w:hAnsi="Calibri" w:cs="Calibri"/>
                <w:color w:val="000000"/>
                <w:sz w:val="18"/>
                <w:szCs w:val="18"/>
                <w:lang w:eastAsia="en-CA"/>
              </w:rPr>
            </w:pPr>
            <w:r w:rsidRPr="00393278">
              <w:rPr>
                <w:rFonts w:ascii="Calibri" w:hAnsi="Calibri" w:cs="Calibri"/>
                <w:color w:val="000000"/>
                <w:sz w:val="18"/>
                <w:szCs w:val="18"/>
                <w:lang w:eastAsia="en-CA"/>
              </w:rPr>
              <w:t>Use this pattern when the service will provide either read or write functionality only.</w:t>
            </w:r>
          </w:p>
        </w:tc>
        <w:tc>
          <w:tcPr>
            <w:tcW w:w="1960" w:type="dxa"/>
            <w:tcBorders>
              <w:top w:val="single" w:sz="8" w:space="0" w:color="auto"/>
              <w:left w:val="nil"/>
              <w:bottom w:val="single" w:sz="8" w:space="0" w:color="auto"/>
              <w:right w:val="single" w:sz="8" w:space="0" w:color="auto"/>
            </w:tcBorders>
            <w:shd w:val="clear" w:color="auto" w:fill="auto"/>
            <w:hideMark/>
          </w:tcPr>
          <w:p w:rsidR="00B26715" w:rsidRPr="00393278" w:rsidRDefault="00B26715" w:rsidP="00D11EC3">
            <w:pPr>
              <w:rPr>
                <w:rFonts w:ascii="Calibri" w:hAnsi="Calibri" w:cs="Calibri"/>
                <w:color w:val="000000"/>
                <w:sz w:val="18"/>
                <w:szCs w:val="18"/>
                <w:lang w:eastAsia="en-CA"/>
              </w:rPr>
            </w:pPr>
            <w:r w:rsidRPr="00393278">
              <w:rPr>
                <w:rFonts w:ascii="Calibri" w:hAnsi="Calibri" w:cs="Calibri"/>
                <w:color w:val="000000"/>
                <w:sz w:val="18"/>
                <w:szCs w:val="18"/>
                <w:lang w:eastAsia="en-CA"/>
              </w:rPr>
              <w:t>See design considerations for options 1 &amp; 2 but beware of bloating</w:t>
            </w:r>
          </w:p>
        </w:tc>
      </w:tr>
    </w:tbl>
    <w:p w:rsidR="00B26715" w:rsidRPr="007371ED" w:rsidRDefault="00B26715" w:rsidP="00BA528C">
      <w:pPr>
        <w:pStyle w:val="BodyText"/>
        <w:rPr>
          <w:lang w:val="en-CA"/>
        </w:rPr>
      </w:pPr>
      <w:r w:rsidRPr="0065606C">
        <w:rPr>
          <w:szCs w:val="22"/>
        </w:rPr>
        <w:t xml:space="preserve">Table </w:t>
      </w:r>
      <w:r w:rsidRPr="0065606C">
        <w:rPr>
          <w:szCs w:val="22"/>
        </w:rPr>
        <w:fldChar w:fldCharType="begin"/>
      </w:r>
      <w:r w:rsidRPr="0065606C">
        <w:rPr>
          <w:szCs w:val="22"/>
        </w:rPr>
        <w:instrText xml:space="preserve"> SEQ Table \* ARABIC </w:instrText>
      </w:r>
      <w:r w:rsidRPr="0065606C">
        <w:rPr>
          <w:szCs w:val="22"/>
        </w:rPr>
        <w:fldChar w:fldCharType="separate"/>
      </w:r>
      <w:r w:rsidR="006A5469">
        <w:rPr>
          <w:noProof/>
          <w:szCs w:val="22"/>
        </w:rPr>
        <w:t>1</w:t>
      </w:r>
      <w:r w:rsidRPr="0065606C">
        <w:rPr>
          <w:szCs w:val="22"/>
        </w:rPr>
        <w:fldChar w:fldCharType="end"/>
      </w:r>
      <w:r>
        <w:rPr>
          <w:szCs w:val="22"/>
        </w:rPr>
        <w:t xml:space="preserve">: </w:t>
      </w:r>
      <w:r w:rsidRPr="0065606C">
        <w:rPr>
          <w:szCs w:val="22"/>
        </w:rPr>
        <w:t>Service Scope Implementation Patter Comparison</w:t>
      </w:r>
    </w:p>
    <w:p w:rsidR="00BA528C" w:rsidRPr="00E9660F" w:rsidRDefault="00BA528C" w:rsidP="00BA528C">
      <w:pPr>
        <w:pStyle w:val="BodyText"/>
        <w:rPr>
          <w:lang w:val="en-CA"/>
        </w:rPr>
      </w:pPr>
      <w:r>
        <w:t xml:space="preserve">With </w:t>
      </w:r>
      <w:r w:rsidRPr="00E9660F">
        <w:t xml:space="preserve">the aid of the Service Factory Framework, the Services are </w:t>
      </w:r>
      <w:r>
        <w:t xml:space="preserve">made </w:t>
      </w:r>
      <w:r w:rsidRPr="00E9660F">
        <w:t xml:space="preserve">exchangeable between different deployments. </w:t>
      </w:r>
    </w:p>
    <w:p w:rsidR="00BA528C" w:rsidRDefault="00BA528C" w:rsidP="00BA528C">
      <w:pPr>
        <w:pStyle w:val="BodyText"/>
      </w:pPr>
      <w:r w:rsidRPr="00E9660F">
        <w:t>Ex. P</w:t>
      </w:r>
      <w:r w:rsidR="00B016AD">
        <w:t>a</w:t>
      </w:r>
      <w:r w:rsidRPr="00E9660F">
        <w:t>Srv for RU configured for TDD will have a different flavor of the service</w:t>
      </w:r>
      <w:r>
        <w:t>,</w:t>
      </w:r>
      <w:r w:rsidRPr="00E9660F">
        <w:t xml:space="preserve"> </w:t>
      </w:r>
      <w:r>
        <w:t>and</w:t>
      </w:r>
      <w:r w:rsidRPr="00E9660F">
        <w:t xml:space="preserve"> will be identified in the service DB.</w:t>
      </w:r>
    </w:p>
    <w:p w:rsidR="00306196" w:rsidRPr="00E9660F" w:rsidRDefault="00306196" w:rsidP="00306196">
      <w:pPr>
        <w:pStyle w:val="BodyText"/>
        <w:rPr>
          <w:lang w:val="en-CA"/>
        </w:rPr>
      </w:pPr>
      <w:r w:rsidRPr="00E9660F">
        <w:lastRenderedPageBreak/>
        <w:t xml:space="preserve">Interfaces toward the controller </w:t>
      </w:r>
      <w:r>
        <w:t>is</w:t>
      </w:r>
      <w:r w:rsidRPr="00E9660F">
        <w:t xml:space="preserve"> the same but </w:t>
      </w:r>
      <w:r>
        <w:t xml:space="preserve">that is </w:t>
      </w:r>
      <w:r w:rsidRPr="00E9660F">
        <w:t xml:space="preserve">not necessary </w:t>
      </w:r>
      <w:r>
        <w:t xml:space="preserve">the case </w:t>
      </w:r>
      <w:r w:rsidRPr="00E9660F">
        <w:t>towards the drivers</w:t>
      </w:r>
      <w:r>
        <w:t>.</w:t>
      </w:r>
    </w:p>
    <w:p w:rsidR="00306196" w:rsidRDefault="00306196" w:rsidP="00BA528C">
      <w:pPr>
        <w:pStyle w:val="BodyText"/>
      </w:pPr>
      <w:r>
        <w:t xml:space="preserve">See </w:t>
      </w:r>
      <w:r w:rsidR="00BB6EC0">
        <w:fldChar w:fldCharType="begin"/>
      </w:r>
      <w:r w:rsidR="00BB6EC0">
        <w:instrText xml:space="preserve"> REF _Ref419986635 \h </w:instrText>
      </w:r>
      <w:r w:rsidR="00BB6EC0">
        <w:fldChar w:fldCharType="separate"/>
      </w:r>
      <w:r w:rsidR="006A5469">
        <w:t xml:space="preserve">Figure </w:t>
      </w:r>
      <w:r w:rsidR="006A5469">
        <w:rPr>
          <w:noProof/>
        </w:rPr>
        <w:t>10</w:t>
      </w:r>
      <w:r w:rsidR="00BB6EC0">
        <w:fldChar w:fldCharType="end"/>
      </w:r>
      <w:r w:rsidR="00BB6EC0">
        <w:t xml:space="preserve"> </w:t>
      </w:r>
      <w:r>
        <w:t xml:space="preserve">how services </w:t>
      </w:r>
      <w:r w:rsidR="00C12183">
        <w:t xml:space="preserve">will be handled on </w:t>
      </w:r>
      <w:r>
        <w:t>different radios depending on the HW deployment.</w:t>
      </w:r>
    </w:p>
    <w:p w:rsidR="00306196" w:rsidRDefault="00C56DC3" w:rsidP="00306196">
      <w:pPr>
        <w:pStyle w:val="BodyText"/>
      </w:pPr>
      <w:r>
        <w:rPr>
          <w:noProof/>
        </w:rPr>
        <w:object w:dxaOrig="1440" w:dyaOrig="1440">
          <v:shape id="_x0000_s1984" type="#_x0000_t75" style="position:absolute;left:0;text-align:left;margin-left:17.3pt;margin-top:21.65pt;width:489.2pt;height:240.45pt;z-index:6">
            <v:imagedata r:id="rId20" o:title=""/>
            <w10:wrap type="square"/>
          </v:shape>
          <o:OLEObject Type="Embed" ProgID="Visio.Drawing.15" ShapeID="_x0000_s1984" DrawAspect="Content" ObjectID="_1661929263" r:id="rId21"/>
        </w:object>
      </w:r>
    </w:p>
    <w:p w:rsidR="00306196" w:rsidRPr="00E9660F" w:rsidRDefault="00BB6EC0" w:rsidP="00D17376">
      <w:pPr>
        <w:pStyle w:val="BodyText"/>
      </w:pPr>
      <w:bookmarkStart w:id="564" w:name="_Ref419986635"/>
      <w:r>
        <w:t xml:space="preserve">Figure </w:t>
      </w:r>
      <w:fldSimple w:instr=" SEQ Figure \* ARABIC ">
        <w:r w:rsidR="006A5469">
          <w:rPr>
            <w:noProof/>
          </w:rPr>
          <w:t>10</w:t>
        </w:r>
      </w:fldSimple>
      <w:bookmarkEnd w:id="564"/>
      <w:r>
        <w:tab/>
        <w:t xml:space="preserve"> </w:t>
      </w:r>
      <w:r w:rsidR="00306196">
        <w:t>Service</w:t>
      </w:r>
      <w:r w:rsidR="00B016AD">
        <w:t>s</w:t>
      </w:r>
      <w:r w:rsidR="00306196">
        <w:t xml:space="preserve"> and blocks</w:t>
      </w:r>
    </w:p>
    <w:p w:rsidR="00D32A09" w:rsidRPr="00E9660F" w:rsidRDefault="00B26715" w:rsidP="00B26715">
      <w:pPr>
        <w:pStyle w:val="BodyText"/>
        <w:rPr>
          <w:lang w:val="en-CA"/>
        </w:rPr>
      </w:pPr>
      <w:r>
        <w:t>Services associated to a specific HW block do not have knowledge of other services associated with other HW blocks. This means that services shall not communicate with other services</w:t>
      </w:r>
      <w:r w:rsidR="00D32A09" w:rsidRPr="00EB05D7">
        <w:t>.</w:t>
      </w:r>
    </w:p>
    <w:p w:rsidR="00D32A09" w:rsidRDefault="00BA528C" w:rsidP="00D32A09">
      <w:pPr>
        <w:pStyle w:val="BodyText"/>
        <w:keepNext/>
      </w:pPr>
      <w:r w:rsidRPr="00E9660F">
        <w:lastRenderedPageBreak/>
        <w:t xml:space="preserve">A service can be shared by multiple </w:t>
      </w:r>
      <w:r>
        <w:t>modules of the same type</w:t>
      </w:r>
      <w:r w:rsidRPr="00E9660F">
        <w:t>; such services are called shared services [e.g. TxLo Service]</w:t>
      </w:r>
      <w:r w:rsidR="00D32A09" w:rsidRPr="00D32A09">
        <w:t xml:space="preserve"> </w:t>
      </w:r>
    </w:p>
    <w:p w:rsidR="00054416" w:rsidRDefault="00054416" w:rsidP="00054416">
      <w:pPr>
        <w:pStyle w:val="BodyText"/>
        <w:keepNext/>
        <w:ind w:left="1247"/>
      </w:pPr>
      <w:r w:rsidRPr="00054416">
        <w:rPr>
          <w:noProof/>
          <w:lang w:val="en-CA" w:eastAsia="en-CA"/>
        </w:rPr>
        <w:pict>
          <v:shape id="_x0000_i1040" type="#_x0000_t75" style="width:418.2pt;height:4in;visibility:visible">
            <v:imagedata r:id="rId22" o:title=""/>
          </v:shape>
        </w:pict>
      </w:r>
    </w:p>
    <w:p w:rsidR="00BA528C" w:rsidRDefault="00D32A09" w:rsidP="00054416">
      <w:pPr>
        <w:pStyle w:val="CaptionFigure"/>
      </w:pPr>
      <w:bookmarkStart w:id="565" w:name="_Ref373409517"/>
      <w:r>
        <w:t xml:space="preserve">Figure </w:t>
      </w:r>
      <w:fldSimple w:instr=" SEQ Figure \* ARABIC ">
        <w:r w:rsidR="006A5469">
          <w:rPr>
            <w:noProof/>
          </w:rPr>
          <w:t>11</w:t>
        </w:r>
      </w:fldSimple>
      <w:bookmarkEnd w:id="565"/>
      <w:r>
        <w:tab/>
        <w:t>Functional block module architecture</w:t>
      </w:r>
    </w:p>
    <w:p w:rsidR="00BA528C" w:rsidRDefault="00BA528C" w:rsidP="00BA528C">
      <w:pPr>
        <w:pStyle w:val="BodyText"/>
      </w:pPr>
      <w:r w:rsidRPr="000C6B6C">
        <w:t>Shared services operate via broadcasting of events to the subscribing controllers</w:t>
      </w:r>
      <w:r>
        <w:t xml:space="preserve"> -the </w:t>
      </w:r>
      <w:r w:rsidRPr="000C6B6C">
        <w:t>Controllers subscribe to shared service events at initialization time</w:t>
      </w:r>
      <w:r>
        <w:t>-.</w:t>
      </w:r>
    </w:p>
    <w:p w:rsidR="00BA528C" w:rsidRDefault="00BA528C" w:rsidP="00BA528C">
      <w:pPr>
        <w:pStyle w:val="BodyText"/>
        <w:rPr>
          <w:lang w:val="en-CA"/>
        </w:rPr>
      </w:pPr>
      <w:r>
        <w:t xml:space="preserve">There are two types of shared services. One to serve a HW block shared between </w:t>
      </w:r>
      <w:r w:rsidR="00EB05D7">
        <w:t>two</w:t>
      </w:r>
      <w:r>
        <w:t xml:space="preserve"> or more modules of the same type [group of Modules]. </w:t>
      </w:r>
      <w:r>
        <w:rPr>
          <w:lang w:val="en-CA"/>
        </w:rPr>
        <w:t>And the second type is coordination services to coordinate between multiple modules cycles and prevent deadlocks.</w:t>
      </w:r>
    </w:p>
    <w:p w:rsidR="00BA528C" w:rsidRPr="00A1776D" w:rsidRDefault="00BA528C" w:rsidP="00BA528C">
      <w:pPr>
        <w:pStyle w:val="BodyText"/>
        <w:rPr>
          <w:lang w:val="en-CA"/>
        </w:rPr>
      </w:pPr>
    </w:p>
    <w:p w:rsidR="00BA528C" w:rsidRDefault="00BA528C" w:rsidP="00BA528C">
      <w:pPr>
        <w:ind w:left="1247"/>
        <w:rPr>
          <w:lang w:val="en-US"/>
        </w:rPr>
      </w:pPr>
      <w:r>
        <w:rPr>
          <w:lang w:val="en-US"/>
        </w:rPr>
        <w:pict>
          <v:shape id="_x0000_i1041" type="#_x0000_t75" style="width:373.8pt;height:159pt">
            <v:imagedata r:id="rId23" o:title=""/>
          </v:shape>
        </w:pict>
      </w:r>
    </w:p>
    <w:p w:rsidR="00BA528C" w:rsidRDefault="00BA528C" w:rsidP="00BA528C">
      <w:pPr>
        <w:ind w:left="1247"/>
        <w:rPr>
          <w:lang w:val="en-US"/>
        </w:rPr>
      </w:pPr>
    </w:p>
    <w:p w:rsidR="00BA528C" w:rsidRDefault="00BA528C" w:rsidP="00BA528C">
      <w:pPr>
        <w:rPr>
          <w:lang w:val="en-US"/>
        </w:rPr>
      </w:pPr>
      <w:r>
        <w:rPr>
          <w:lang w:val="en-US"/>
        </w:rPr>
        <w:lastRenderedPageBreak/>
        <w:pict>
          <v:shape id="_x0000_i1042" type="#_x0000_t75" style="width:480.6pt;height:307.2pt">
            <v:imagedata r:id="rId24" o:title=""/>
          </v:shape>
        </w:pict>
      </w:r>
    </w:p>
    <w:p w:rsidR="00BA528C" w:rsidRDefault="00BA528C" w:rsidP="00BA528C">
      <w:pPr>
        <w:pStyle w:val="Caption"/>
      </w:pPr>
      <w:r>
        <w:t xml:space="preserve">Figure </w:t>
      </w:r>
      <w:fldSimple w:instr=" SEQ Figure \* ARABIC ">
        <w:r w:rsidR="006A5469">
          <w:rPr>
            <w:noProof/>
          </w:rPr>
          <w:t>12</w:t>
        </w:r>
      </w:fldSimple>
      <w:r>
        <w:t xml:space="preserve"> Shared model and sequence diagram example</w:t>
      </w:r>
    </w:p>
    <w:p w:rsidR="00BA528C" w:rsidRDefault="00BA528C" w:rsidP="00BA528C">
      <w:pPr>
        <w:rPr>
          <w:lang w:val="en-US"/>
        </w:rPr>
      </w:pPr>
    </w:p>
    <w:p w:rsidR="00EF536C" w:rsidRDefault="00EF536C" w:rsidP="00EF536C">
      <w:pPr>
        <w:pStyle w:val="Heading4"/>
      </w:pPr>
      <w:r>
        <w:t>Module Fault Handling, Recovery, and HW Protection</w:t>
      </w:r>
    </w:p>
    <w:p w:rsidR="00054416" w:rsidRPr="0049122A" w:rsidRDefault="00054416" w:rsidP="00054416">
      <w:pPr>
        <w:pStyle w:val="BodyText"/>
      </w:pPr>
      <w:r w:rsidRPr="0049122A">
        <w:t>Module may need mechanisms to handle fault triggers from both within the module, or external to the module –e.g. other modules or module types-</w:t>
      </w:r>
    </w:p>
    <w:p w:rsidR="00054416" w:rsidRPr="0049122A" w:rsidRDefault="00054416" w:rsidP="00054416">
      <w:pPr>
        <w:pStyle w:val="BodyText"/>
      </w:pPr>
      <w:r w:rsidRPr="0049122A">
        <w:t>There are two types of fault -which the module need to handle- as follows:</w:t>
      </w:r>
    </w:p>
    <w:p w:rsidR="00054416" w:rsidRPr="0049122A" w:rsidRDefault="00054416" w:rsidP="00054416">
      <w:pPr>
        <w:pStyle w:val="BodyText"/>
        <w:numPr>
          <w:ilvl w:val="0"/>
          <w:numId w:val="36"/>
        </w:numPr>
      </w:pPr>
      <w:r w:rsidRPr="0049122A">
        <w:t>Recoverable Faults: Faults that require the Module to attempt to take corrective action, and would only be reported if the recovery action fails or the fault occurrence is observed again –defined by rules-</w:t>
      </w:r>
      <w:r>
        <w:t xml:space="preserve"> e.g. within a certain time.</w:t>
      </w:r>
    </w:p>
    <w:p w:rsidR="00054416" w:rsidRPr="0049122A" w:rsidRDefault="00054416" w:rsidP="00054416">
      <w:pPr>
        <w:pStyle w:val="BodyText"/>
        <w:numPr>
          <w:ilvl w:val="0"/>
          <w:numId w:val="36"/>
        </w:numPr>
      </w:pPr>
      <w:r w:rsidRPr="0049122A">
        <w:t xml:space="preserve">Unrecoverable Faults: Hardware faults that render </w:t>
      </w:r>
      <w:r>
        <w:t xml:space="preserve">the </w:t>
      </w:r>
      <w:r w:rsidRPr="0049122A">
        <w:t xml:space="preserve">Module </w:t>
      </w:r>
      <w:r>
        <w:t xml:space="preserve">not </w:t>
      </w:r>
      <w:r w:rsidRPr="0049122A">
        <w:t>operational, and would require the module to take protection action to prevent further damage to the Radio</w:t>
      </w:r>
      <w:r>
        <w:t>,</w:t>
      </w:r>
      <w:r w:rsidRPr="0049122A">
        <w:t xml:space="preserve"> and take the Module out of service. Unrecoverable Faults are immediately reported.</w:t>
      </w:r>
    </w:p>
    <w:p w:rsidR="00054416" w:rsidRPr="0049122A" w:rsidRDefault="00054416" w:rsidP="00054416">
      <w:pPr>
        <w:pStyle w:val="BodyText"/>
      </w:pPr>
      <w:r w:rsidRPr="0049122A">
        <w:t xml:space="preserve">Module </w:t>
      </w:r>
      <w:r>
        <w:t xml:space="preserve">Fault </w:t>
      </w:r>
      <w:r w:rsidRPr="0049122A">
        <w:t>infrastructure main functionalities are:</w:t>
      </w:r>
    </w:p>
    <w:p w:rsidR="00054416" w:rsidRPr="0049122A" w:rsidRDefault="00054416" w:rsidP="00054416">
      <w:pPr>
        <w:pStyle w:val="BodyText"/>
        <w:numPr>
          <w:ilvl w:val="0"/>
          <w:numId w:val="38"/>
        </w:numPr>
        <w:rPr>
          <w:lang w:val="en-CA"/>
        </w:rPr>
      </w:pPr>
      <w:r w:rsidRPr="0049122A">
        <w:t>Detection</w:t>
      </w:r>
    </w:p>
    <w:p w:rsidR="00054416" w:rsidRPr="0049122A" w:rsidRDefault="00054416" w:rsidP="00054416">
      <w:pPr>
        <w:pStyle w:val="BodyText"/>
        <w:numPr>
          <w:ilvl w:val="1"/>
          <w:numId w:val="38"/>
        </w:numPr>
        <w:rPr>
          <w:lang w:val="en-CA"/>
        </w:rPr>
      </w:pPr>
      <w:r w:rsidRPr="0049122A">
        <w:t>Discover all local failures within the Module</w:t>
      </w:r>
    </w:p>
    <w:p w:rsidR="00054416" w:rsidRPr="0049122A" w:rsidRDefault="00054416" w:rsidP="00054416">
      <w:pPr>
        <w:pStyle w:val="BodyText"/>
        <w:numPr>
          <w:ilvl w:val="0"/>
          <w:numId w:val="38"/>
        </w:numPr>
        <w:rPr>
          <w:lang w:val="en-CA"/>
        </w:rPr>
      </w:pPr>
      <w:r w:rsidRPr="0049122A">
        <w:t>Localization</w:t>
      </w:r>
    </w:p>
    <w:p w:rsidR="00054416" w:rsidRPr="0049122A" w:rsidRDefault="00054416" w:rsidP="00054416">
      <w:pPr>
        <w:pStyle w:val="BodyText"/>
        <w:numPr>
          <w:ilvl w:val="1"/>
          <w:numId w:val="38"/>
        </w:numPr>
        <w:rPr>
          <w:lang w:val="en-CA"/>
        </w:rPr>
      </w:pPr>
      <w:r w:rsidRPr="0049122A">
        <w:lastRenderedPageBreak/>
        <w:t>Pin-point the fault source(s) –e.g. Linearization fault can be caused by PA high current in Tx Module-</w:t>
      </w:r>
    </w:p>
    <w:p w:rsidR="00054416" w:rsidRPr="0049122A" w:rsidRDefault="00054416" w:rsidP="00054416">
      <w:pPr>
        <w:pStyle w:val="BodyText"/>
        <w:numPr>
          <w:ilvl w:val="0"/>
          <w:numId w:val="38"/>
        </w:numPr>
        <w:rPr>
          <w:lang w:val="en-CA"/>
        </w:rPr>
      </w:pPr>
      <w:r w:rsidRPr="0049122A">
        <w:t>Isolation</w:t>
      </w:r>
    </w:p>
    <w:p w:rsidR="00054416" w:rsidRPr="0049122A" w:rsidRDefault="00054416" w:rsidP="00054416">
      <w:pPr>
        <w:pStyle w:val="BodyText"/>
        <w:numPr>
          <w:ilvl w:val="1"/>
          <w:numId w:val="38"/>
        </w:numPr>
        <w:rPr>
          <w:lang w:val="en-CA"/>
        </w:rPr>
      </w:pPr>
      <w:r w:rsidRPr="0049122A">
        <w:t>Immediately triggering protective action (e.g. 0-insertion or taking the HW component out of service) towards the module HW component to prevent HW damage.</w:t>
      </w:r>
    </w:p>
    <w:p w:rsidR="00054416" w:rsidRPr="0049122A" w:rsidRDefault="00054416" w:rsidP="00054416">
      <w:pPr>
        <w:pStyle w:val="BodyText"/>
        <w:numPr>
          <w:ilvl w:val="0"/>
          <w:numId w:val="38"/>
        </w:numPr>
        <w:rPr>
          <w:lang w:val="en-CA"/>
        </w:rPr>
      </w:pPr>
      <w:r w:rsidRPr="0049122A">
        <w:t>Recovery</w:t>
      </w:r>
    </w:p>
    <w:p w:rsidR="00054416" w:rsidRPr="0049122A" w:rsidRDefault="00054416" w:rsidP="00054416">
      <w:pPr>
        <w:pStyle w:val="BodyText"/>
        <w:numPr>
          <w:ilvl w:val="1"/>
          <w:numId w:val="38"/>
        </w:numPr>
        <w:rPr>
          <w:lang w:val="en-CA"/>
        </w:rPr>
      </w:pPr>
      <w:r w:rsidRPr="0049122A">
        <w:t>Attempt to recover from the local fault by restarting the Module or part of the Module</w:t>
      </w:r>
    </w:p>
    <w:p w:rsidR="00054416" w:rsidRPr="0049122A" w:rsidRDefault="00054416" w:rsidP="00054416">
      <w:pPr>
        <w:pStyle w:val="BodyText"/>
        <w:numPr>
          <w:ilvl w:val="0"/>
          <w:numId w:val="38"/>
        </w:numPr>
        <w:rPr>
          <w:lang w:val="en-CA"/>
        </w:rPr>
      </w:pPr>
      <w:r w:rsidRPr="0049122A">
        <w:t>Reporting</w:t>
      </w:r>
    </w:p>
    <w:p w:rsidR="00054416" w:rsidRPr="0049122A" w:rsidRDefault="00054416" w:rsidP="00054416">
      <w:pPr>
        <w:pStyle w:val="BodyText"/>
        <w:numPr>
          <w:ilvl w:val="1"/>
          <w:numId w:val="38"/>
        </w:numPr>
      </w:pPr>
      <w:r w:rsidRPr="0049122A">
        <w:rPr>
          <w:lang w:val="en-GB"/>
        </w:rPr>
        <w:t>Inform the Radio Fault Manager about the module local fault</w:t>
      </w:r>
    </w:p>
    <w:p w:rsidR="00054416" w:rsidRPr="0049122A" w:rsidRDefault="00054416" w:rsidP="00054416">
      <w:pPr>
        <w:pStyle w:val="BodyText"/>
        <w:rPr>
          <w:lang w:val="en-GB"/>
        </w:rPr>
      </w:pPr>
      <w:r w:rsidRPr="0049122A">
        <w:t xml:space="preserve">Module </w:t>
      </w:r>
      <w:r>
        <w:t xml:space="preserve">Fault </w:t>
      </w:r>
      <w:r w:rsidRPr="0049122A">
        <w:t xml:space="preserve">infrastructure </w:t>
      </w:r>
      <w:r w:rsidRPr="0049122A">
        <w:rPr>
          <w:lang w:val="en-GB"/>
        </w:rPr>
        <w:t>however is NOT intended to support the following:</w:t>
      </w:r>
    </w:p>
    <w:p w:rsidR="00054416" w:rsidRPr="0049122A" w:rsidRDefault="00054416" w:rsidP="00054416">
      <w:pPr>
        <w:pStyle w:val="BodyText"/>
        <w:numPr>
          <w:ilvl w:val="0"/>
          <w:numId w:val="39"/>
        </w:numPr>
        <w:rPr>
          <w:lang w:val="en-CA"/>
        </w:rPr>
      </w:pPr>
      <w:r w:rsidRPr="0049122A">
        <w:t>Fault Filtering</w:t>
      </w:r>
    </w:p>
    <w:p w:rsidR="00054416" w:rsidRPr="0049122A" w:rsidRDefault="00054416" w:rsidP="00054416">
      <w:pPr>
        <w:pStyle w:val="BodyText"/>
        <w:numPr>
          <w:ilvl w:val="1"/>
          <w:numId w:val="39"/>
        </w:numPr>
        <w:rPr>
          <w:lang w:val="en-CA"/>
        </w:rPr>
      </w:pPr>
      <w:r w:rsidRPr="0049122A">
        <w:t>-Verifying the disturbances before reporting them as faults to the Fault Manager –i.e. maintain fault filtering at the Fault Manager scope-</w:t>
      </w:r>
    </w:p>
    <w:p w:rsidR="00054416" w:rsidRPr="0049122A" w:rsidRDefault="00054416" w:rsidP="00054416">
      <w:pPr>
        <w:pStyle w:val="BodyText"/>
        <w:numPr>
          <w:ilvl w:val="0"/>
          <w:numId w:val="39"/>
        </w:numPr>
        <w:rPr>
          <w:lang w:val="en-CA"/>
        </w:rPr>
      </w:pPr>
      <w:r w:rsidRPr="0049122A">
        <w:t>Fault Coordination</w:t>
      </w:r>
    </w:p>
    <w:p w:rsidR="00054416" w:rsidRPr="0049122A" w:rsidRDefault="00054416" w:rsidP="00054416">
      <w:pPr>
        <w:pStyle w:val="BodyText"/>
        <w:numPr>
          <w:ilvl w:val="1"/>
          <w:numId w:val="39"/>
        </w:numPr>
        <w:rPr>
          <w:lang w:val="en-CA"/>
        </w:rPr>
      </w:pPr>
      <w:r w:rsidRPr="0049122A">
        <w:t>Association and separation of primary local faults from secondary local faults –caused by dependencies between various Radio HW parts</w:t>
      </w:r>
    </w:p>
    <w:p w:rsidR="00054416" w:rsidRPr="0049122A" w:rsidRDefault="00054416" w:rsidP="00054416">
      <w:pPr>
        <w:pStyle w:val="BodyText"/>
        <w:numPr>
          <w:ilvl w:val="0"/>
          <w:numId w:val="39"/>
        </w:numPr>
        <w:tabs>
          <w:tab w:val="clear" w:pos="3240"/>
          <w:tab w:val="num" w:pos="3600"/>
        </w:tabs>
        <w:rPr>
          <w:lang w:val="en-CA"/>
        </w:rPr>
      </w:pPr>
      <w:r w:rsidRPr="0049122A">
        <w:t>Fault Suppression</w:t>
      </w:r>
    </w:p>
    <w:p w:rsidR="00054416" w:rsidRPr="0049122A" w:rsidRDefault="00054416" w:rsidP="00054416">
      <w:pPr>
        <w:pStyle w:val="BodyText"/>
        <w:numPr>
          <w:ilvl w:val="1"/>
          <w:numId w:val="39"/>
        </w:numPr>
        <w:rPr>
          <w:lang w:val="en-GB"/>
        </w:rPr>
      </w:pPr>
      <w:r w:rsidRPr="0049122A">
        <w:rPr>
          <w:lang w:val="en-GB"/>
        </w:rPr>
        <w:t>Disabling of local faults which depends on other active faults or fulfilled conditions</w:t>
      </w:r>
    </w:p>
    <w:p w:rsidR="00054416" w:rsidRPr="0049122A" w:rsidRDefault="00054416" w:rsidP="00054416">
      <w:pPr>
        <w:pStyle w:val="BodyText"/>
        <w:rPr>
          <w:lang w:val="en-CA"/>
        </w:rPr>
      </w:pPr>
      <w:r w:rsidRPr="0049122A">
        <w:rPr>
          <w:b/>
          <w:sz w:val="28"/>
          <w:szCs w:val="28"/>
          <w:u w:val="single"/>
        </w:rPr>
        <w:t>Note</w:t>
      </w:r>
      <w:r w:rsidRPr="0049122A">
        <w:t>: In case of faults detected by a shared services. Multiple faults will be reported to the individual fault advisors. Filtering and consolidation of these faults will be handled by the Fault Manager.</w:t>
      </w:r>
    </w:p>
    <w:p w:rsidR="00054416" w:rsidRPr="0049122A" w:rsidRDefault="00054416" w:rsidP="00054416">
      <w:pPr>
        <w:pStyle w:val="BodyText"/>
      </w:pPr>
      <w:r w:rsidRPr="00054416">
        <w:rPr>
          <w:noProof/>
          <w:lang w:val="en-CA" w:eastAsia="en-CA"/>
        </w:rPr>
        <w:lastRenderedPageBreak/>
        <w:pict>
          <v:shape id="_x0000_i1043" type="#_x0000_t75" style="width:197.4pt;height:331.2pt;visibility:visible">
            <v:imagedata r:id="rId25" o:title=""/>
          </v:shape>
        </w:pict>
      </w:r>
    </w:p>
    <w:p w:rsidR="00054416" w:rsidRPr="0049122A" w:rsidRDefault="00054416" w:rsidP="00054416">
      <w:pPr>
        <w:pStyle w:val="Caption"/>
        <w:ind w:left="2552"/>
      </w:pPr>
      <w:r w:rsidRPr="0049122A">
        <w:t xml:space="preserve">Figure </w:t>
      </w:r>
      <w:fldSimple w:instr=" SEQ Figure \* ARABIC ">
        <w:r w:rsidR="006A5469">
          <w:rPr>
            <w:noProof/>
          </w:rPr>
          <w:t>13</w:t>
        </w:r>
      </w:fldSimple>
      <w:r w:rsidRPr="0049122A">
        <w:t xml:space="preserve"> Shared HW Module Fault handling</w:t>
      </w:r>
      <w:r w:rsidRPr="0049122A">
        <w:tab/>
      </w:r>
    </w:p>
    <w:p w:rsidR="00054416" w:rsidRDefault="00054416" w:rsidP="00054416">
      <w:pPr>
        <w:pStyle w:val="BodyText"/>
      </w:pPr>
      <w:r w:rsidRPr="00C94C2E">
        <w:rPr>
          <w:b/>
          <w:sz w:val="24"/>
          <w:u w:val="single"/>
        </w:rPr>
        <w:t>Module fault infrastructure includes the following components</w:t>
      </w:r>
      <w:r w:rsidRPr="0049122A">
        <w:t>:</w:t>
      </w:r>
    </w:p>
    <w:p w:rsidR="00054416" w:rsidRPr="0049122A" w:rsidRDefault="00054416" w:rsidP="00054416">
      <w:pPr>
        <w:pStyle w:val="BodyText"/>
        <w:numPr>
          <w:ilvl w:val="0"/>
          <w:numId w:val="37"/>
        </w:numPr>
      </w:pPr>
      <w:r w:rsidRPr="00C94C2E">
        <w:rPr>
          <w:b/>
        </w:rPr>
        <w:t>Fault Advisor</w:t>
      </w:r>
      <w:r w:rsidRPr="0049122A">
        <w:t>: This is a module sub-controller that provides the following functionalities:</w:t>
      </w:r>
    </w:p>
    <w:p w:rsidR="00054416" w:rsidRPr="0049122A" w:rsidRDefault="00054416" w:rsidP="00054416">
      <w:pPr>
        <w:pStyle w:val="BodyText"/>
        <w:numPr>
          <w:ilvl w:val="1"/>
          <w:numId w:val="37"/>
        </w:numPr>
        <w:rPr>
          <w:lang w:val="en-CA"/>
        </w:rPr>
      </w:pPr>
      <w:r w:rsidRPr="0049122A">
        <w:t>Create and destroy the Fault Object</w:t>
      </w:r>
    </w:p>
    <w:p w:rsidR="00054416" w:rsidRPr="0049122A" w:rsidRDefault="00054416" w:rsidP="00054416">
      <w:pPr>
        <w:pStyle w:val="BodyText"/>
        <w:numPr>
          <w:ilvl w:val="2"/>
          <w:numId w:val="37"/>
        </w:numPr>
        <w:rPr>
          <w:lang w:val="en-CA"/>
        </w:rPr>
      </w:pPr>
      <w:r w:rsidRPr="0049122A">
        <w:t>Only one Fault object for a specific Fault event can exist at time</w:t>
      </w:r>
      <w:r>
        <w:rPr>
          <w:rStyle w:val="FootnoteReference"/>
        </w:rPr>
        <w:footnoteReference w:id="2"/>
      </w:r>
    </w:p>
    <w:p w:rsidR="00054416" w:rsidRPr="00E90EA0" w:rsidRDefault="00054416" w:rsidP="00054416">
      <w:pPr>
        <w:pStyle w:val="BodyText"/>
        <w:numPr>
          <w:ilvl w:val="2"/>
          <w:numId w:val="37"/>
        </w:numPr>
        <w:rPr>
          <w:lang w:val="en-CA"/>
        </w:rPr>
      </w:pPr>
      <w:r w:rsidRPr="00E90EA0">
        <w:t xml:space="preserve">No new Fault objects are created if the service </w:t>
      </w:r>
      <w:r>
        <w:t xml:space="preserve">newly </w:t>
      </w:r>
      <w:r w:rsidRPr="00E90EA0">
        <w:t>detected fault is deemed related to an already reported fault –reported by either the same service or another service within the module-</w:t>
      </w:r>
    </w:p>
    <w:p w:rsidR="00054416" w:rsidRPr="0049122A" w:rsidRDefault="00054416" w:rsidP="00054416">
      <w:pPr>
        <w:pStyle w:val="BodyText"/>
        <w:numPr>
          <w:ilvl w:val="1"/>
          <w:numId w:val="37"/>
        </w:numPr>
        <w:rPr>
          <w:lang w:val="en-CA"/>
        </w:rPr>
      </w:pPr>
      <w:r w:rsidRPr="0049122A">
        <w:t xml:space="preserve">Trigger recovery or protection activities based on logic encapsulated within </w:t>
      </w:r>
      <w:r>
        <w:t xml:space="preserve">the </w:t>
      </w:r>
      <w:r w:rsidRPr="0049122A">
        <w:t>Fault Object towards the Module Main Controller</w:t>
      </w:r>
    </w:p>
    <w:p w:rsidR="00054416" w:rsidRPr="0049122A" w:rsidRDefault="00054416" w:rsidP="00054416">
      <w:pPr>
        <w:pStyle w:val="BodyText"/>
        <w:numPr>
          <w:ilvl w:val="1"/>
          <w:numId w:val="37"/>
        </w:numPr>
        <w:rPr>
          <w:lang w:val="en-CA"/>
        </w:rPr>
      </w:pPr>
      <w:r w:rsidRPr="0049122A">
        <w:t xml:space="preserve">Report the Module Faults </w:t>
      </w:r>
      <w:r>
        <w:t xml:space="preserve">to the Fault Manager </w:t>
      </w:r>
      <w:r w:rsidRPr="0049122A">
        <w:t>-–Triggered by Fault</w:t>
      </w:r>
      <w:r>
        <w:t xml:space="preserve"> Object-–using generic fault IDs</w:t>
      </w:r>
    </w:p>
    <w:p w:rsidR="00054416" w:rsidRPr="0049122A" w:rsidRDefault="00054416" w:rsidP="00054416">
      <w:pPr>
        <w:pStyle w:val="BodyText"/>
        <w:numPr>
          <w:ilvl w:val="1"/>
          <w:numId w:val="37"/>
        </w:numPr>
        <w:rPr>
          <w:lang w:val="en-CA"/>
        </w:rPr>
      </w:pPr>
      <w:r w:rsidRPr="0049122A">
        <w:lastRenderedPageBreak/>
        <w:t>Trigger abort recovery cycle request towards the Fault Object</w:t>
      </w:r>
    </w:p>
    <w:p w:rsidR="00054416" w:rsidRPr="0049122A" w:rsidRDefault="00054416" w:rsidP="00054416">
      <w:pPr>
        <w:pStyle w:val="BodyText"/>
        <w:numPr>
          <w:ilvl w:val="1"/>
          <w:numId w:val="37"/>
        </w:numPr>
        <w:rPr>
          <w:lang w:val="en-CA"/>
        </w:rPr>
      </w:pPr>
      <w:r w:rsidRPr="0049122A">
        <w:t xml:space="preserve">Orchestrate the handling </w:t>
      </w:r>
      <w:r>
        <w:t>of multiple faults occurring simultaneously</w:t>
      </w:r>
      <w:r w:rsidRPr="0049122A">
        <w:t>.</w:t>
      </w:r>
    </w:p>
    <w:p w:rsidR="00054416" w:rsidRPr="0049122A" w:rsidRDefault="00054416" w:rsidP="00054416">
      <w:pPr>
        <w:pStyle w:val="BodyText"/>
        <w:numPr>
          <w:ilvl w:val="0"/>
          <w:numId w:val="37"/>
        </w:numPr>
        <w:rPr>
          <w:lang w:val="en-CA"/>
        </w:rPr>
      </w:pPr>
      <w:r w:rsidRPr="00C94C2E">
        <w:rPr>
          <w:b/>
        </w:rPr>
        <w:t>Fault Object</w:t>
      </w:r>
      <w:r w:rsidRPr="0049122A">
        <w:t xml:space="preserve">: An object that is created when </w:t>
      </w:r>
      <w:r>
        <w:t xml:space="preserve">a </w:t>
      </w:r>
      <w:r w:rsidRPr="0049122A">
        <w:t>specific fault event is received</w:t>
      </w:r>
      <w:r>
        <w:t xml:space="preserve"> –the scope of each Fault Object is single fault type-</w:t>
      </w:r>
      <w:r w:rsidRPr="0049122A">
        <w:t xml:space="preserve">, and is destroyed when fault event is reported by the Fault Advisor to the Fault Manager. </w:t>
      </w:r>
      <w:r>
        <w:t>A typical</w:t>
      </w:r>
      <w:r w:rsidRPr="0049122A">
        <w:t xml:space="preserve"> Fault Object </w:t>
      </w:r>
      <w:r>
        <w:t>would encapsulate</w:t>
      </w:r>
      <w:r w:rsidRPr="0049122A">
        <w:t xml:space="preserve"> the following:</w:t>
      </w:r>
    </w:p>
    <w:p w:rsidR="00054416" w:rsidRPr="0049122A" w:rsidRDefault="00054416" w:rsidP="00054416">
      <w:pPr>
        <w:pStyle w:val="BodyText"/>
        <w:numPr>
          <w:ilvl w:val="1"/>
          <w:numId w:val="37"/>
        </w:numPr>
        <w:rPr>
          <w:lang w:val="en-CA"/>
        </w:rPr>
      </w:pPr>
      <w:r w:rsidRPr="0049122A">
        <w:t>Fault ID</w:t>
      </w:r>
    </w:p>
    <w:p w:rsidR="00054416" w:rsidRPr="0049122A" w:rsidRDefault="00054416" w:rsidP="00054416">
      <w:pPr>
        <w:pStyle w:val="BodyText"/>
        <w:numPr>
          <w:ilvl w:val="1"/>
          <w:numId w:val="37"/>
        </w:numPr>
        <w:rPr>
          <w:lang w:val="en-CA"/>
        </w:rPr>
      </w:pPr>
      <w:r w:rsidRPr="0049122A">
        <w:t>Fault type</w:t>
      </w:r>
    </w:p>
    <w:p w:rsidR="00054416" w:rsidRPr="0049122A" w:rsidRDefault="00054416" w:rsidP="00054416">
      <w:pPr>
        <w:pStyle w:val="BodyText"/>
        <w:numPr>
          <w:ilvl w:val="2"/>
          <w:numId w:val="37"/>
        </w:numPr>
        <w:rPr>
          <w:lang w:val="en-CA"/>
        </w:rPr>
      </w:pPr>
      <w:r w:rsidRPr="0049122A">
        <w:t>Recoverable vs. Un-Recoverable</w:t>
      </w:r>
    </w:p>
    <w:p w:rsidR="00054416" w:rsidRPr="00FD2542" w:rsidRDefault="00054416" w:rsidP="00054416">
      <w:pPr>
        <w:pStyle w:val="BodyText"/>
        <w:numPr>
          <w:ilvl w:val="1"/>
          <w:numId w:val="37"/>
        </w:numPr>
        <w:rPr>
          <w:lang w:val="en-CA"/>
        </w:rPr>
      </w:pPr>
      <w:r w:rsidRPr="0049122A">
        <w:t>Recovery  or Protection Action List</w:t>
      </w:r>
      <w:r>
        <w:t xml:space="preserve"> to include:</w:t>
      </w:r>
    </w:p>
    <w:p w:rsidR="00054416" w:rsidRPr="00FD2542" w:rsidRDefault="00054416" w:rsidP="00054416">
      <w:pPr>
        <w:pStyle w:val="BodyText"/>
        <w:numPr>
          <w:ilvl w:val="2"/>
          <w:numId w:val="37"/>
        </w:numPr>
        <w:rPr>
          <w:lang w:val="en-CA"/>
        </w:rPr>
      </w:pPr>
      <w:r>
        <w:t>L</w:t>
      </w:r>
      <w:r w:rsidRPr="0049122A">
        <w:t>ogic for each action</w:t>
      </w:r>
    </w:p>
    <w:p w:rsidR="00054416" w:rsidRPr="00FD2542" w:rsidRDefault="00054416" w:rsidP="00054416">
      <w:pPr>
        <w:pStyle w:val="BodyText"/>
        <w:numPr>
          <w:ilvl w:val="2"/>
          <w:numId w:val="37"/>
        </w:numPr>
        <w:rPr>
          <w:lang w:val="en-CA"/>
        </w:rPr>
      </w:pPr>
      <w:r>
        <w:t>N</w:t>
      </w:r>
      <w:r w:rsidRPr="0049122A">
        <w:t>umber of recovery attempts</w:t>
      </w:r>
    </w:p>
    <w:p w:rsidR="00054416" w:rsidRPr="0049122A" w:rsidRDefault="00054416" w:rsidP="00054416">
      <w:pPr>
        <w:pStyle w:val="BodyText"/>
        <w:numPr>
          <w:ilvl w:val="2"/>
          <w:numId w:val="37"/>
        </w:numPr>
        <w:rPr>
          <w:lang w:val="en-CA"/>
        </w:rPr>
      </w:pPr>
      <w:r>
        <w:t>H</w:t>
      </w:r>
      <w:r w:rsidRPr="0049122A">
        <w:t>istory of successful recoveries</w:t>
      </w:r>
    </w:p>
    <w:p w:rsidR="00054416" w:rsidRPr="0049122A" w:rsidRDefault="00054416" w:rsidP="00054416">
      <w:pPr>
        <w:pStyle w:val="BodyText"/>
        <w:numPr>
          <w:ilvl w:val="1"/>
          <w:numId w:val="37"/>
        </w:numPr>
        <w:rPr>
          <w:lang w:val="en-CA"/>
        </w:rPr>
      </w:pPr>
      <w:r w:rsidRPr="0049122A">
        <w:rPr>
          <w:lang w:val="en-GB"/>
        </w:rPr>
        <w:t>Manages the fault Recovery Rules including tracking the number of successful recoveries and timeout triggers –Used to determine if a recoverable fault need to be reported-</w:t>
      </w:r>
    </w:p>
    <w:p w:rsidR="00054416" w:rsidRPr="0049122A" w:rsidRDefault="00054416" w:rsidP="00054416">
      <w:pPr>
        <w:pStyle w:val="BodyText"/>
        <w:ind w:left="0"/>
        <w:rPr>
          <w:lang w:val="en-CA"/>
        </w:rPr>
      </w:pPr>
      <w:r w:rsidRPr="00054416">
        <w:rPr>
          <w:noProof/>
          <w:lang w:val="en-CA" w:eastAsia="en-CA"/>
        </w:rPr>
        <w:pict>
          <v:shape id="Picture 3" o:spid="_x0000_i1044" type="#_x0000_t75" style="width:468pt;height:290.4pt;visibility:visible">
            <v:imagedata r:id="rId26" o:title=""/>
          </v:shape>
        </w:pict>
      </w:r>
    </w:p>
    <w:p w:rsidR="00054416" w:rsidRPr="0049122A" w:rsidRDefault="00054416" w:rsidP="00054416">
      <w:pPr>
        <w:pStyle w:val="Caption"/>
        <w:ind w:left="2160"/>
        <w:rPr>
          <w:lang w:val="en-CA"/>
        </w:rPr>
      </w:pPr>
      <w:r w:rsidRPr="0049122A">
        <w:lastRenderedPageBreak/>
        <w:t xml:space="preserve">Figure </w:t>
      </w:r>
      <w:fldSimple w:instr=" SEQ Figure \* ARABIC ">
        <w:r w:rsidR="006A5469">
          <w:rPr>
            <w:noProof/>
          </w:rPr>
          <w:t>14</w:t>
        </w:r>
      </w:fldSimple>
      <w:r w:rsidRPr="0049122A">
        <w:t xml:space="preserve"> Module Fault Management View</w:t>
      </w:r>
      <w:r w:rsidRPr="0049122A">
        <w:tab/>
      </w:r>
    </w:p>
    <w:p w:rsidR="00054416" w:rsidRPr="0049122A" w:rsidRDefault="00054416" w:rsidP="00054416">
      <w:pPr>
        <w:pStyle w:val="BodyText"/>
        <w:ind w:left="720"/>
        <w:rPr>
          <w:lang w:val="en-CA"/>
        </w:rPr>
      </w:pPr>
    </w:p>
    <w:p w:rsidR="00054416" w:rsidRDefault="00054416" w:rsidP="00054416">
      <w:pPr>
        <w:pStyle w:val="Heading5"/>
        <w:rPr>
          <w:lang w:val="en-GB"/>
        </w:rPr>
      </w:pPr>
      <w:r>
        <w:rPr>
          <w:lang w:val="en-GB"/>
        </w:rPr>
        <w:t>Typical Fault Handling examples</w:t>
      </w:r>
    </w:p>
    <w:p w:rsidR="00054416" w:rsidRPr="0049122A" w:rsidRDefault="00054416" w:rsidP="00054416">
      <w:pPr>
        <w:pStyle w:val="Heading5"/>
        <w:numPr>
          <w:ilvl w:val="0"/>
          <w:numId w:val="42"/>
        </w:numPr>
        <w:rPr>
          <w:lang w:val="en-GB"/>
        </w:rPr>
      </w:pPr>
      <w:r w:rsidRPr="00ED5C57">
        <w:rPr>
          <w:b/>
          <w:lang w:val="en-GB"/>
        </w:rPr>
        <w:t>Handling of Recoverable Fault</w:t>
      </w:r>
      <w:r w:rsidRPr="0049122A">
        <w:rPr>
          <w:lang w:val="en-GB"/>
        </w:rPr>
        <w:t>:</w:t>
      </w:r>
    </w:p>
    <w:p w:rsidR="00054416" w:rsidRPr="0049122A" w:rsidRDefault="00054416" w:rsidP="00054416">
      <w:pPr>
        <w:pStyle w:val="BodyText"/>
        <w:rPr>
          <w:lang w:val="en-CA"/>
        </w:rPr>
      </w:pPr>
      <w:r w:rsidRPr="0049122A">
        <w:t>Successful recovery of Recoverable Fault will result in the following:</w:t>
      </w:r>
    </w:p>
    <w:p w:rsidR="00054416" w:rsidRPr="0049122A" w:rsidRDefault="00054416" w:rsidP="00054416">
      <w:pPr>
        <w:pStyle w:val="BodyText"/>
        <w:numPr>
          <w:ilvl w:val="4"/>
          <w:numId w:val="41"/>
        </w:numPr>
        <w:rPr>
          <w:lang w:val="en-CA"/>
        </w:rPr>
      </w:pPr>
      <w:r w:rsidRPr="0049122A">
        <w:t>Fault is placed in Pending State (Object is not destroyed)</w:t>
      </w:r>
    </w:p>
    <w:p w:rsidR="00054416" w:rsidRPr="0049122A" w:rsidRDefault="00054416" w:rsidP="00054416">
      <w:pPr>
        <w:pStyle w:val="BodyText"/>
        <w:numPr>
          <w:ilvl w:val="4"/>
          <w:numId w:val="41"/>
        </w:numPr>
        <w:rPr>
          <w:lang w:val="en-CA"/>
        </w:rPr>
      </w:pPr>
      <w:r w:rsidRPr="0049122A">
        <w:t>Fault is not reported</w:t>
      </w:r>
    </w:p>
    <w:p w:rsidR="00054416" w:rsidRPr="0049122A" w:rsidRDefault="00054416" w:rsidP="00054416">
      <w:pPr>
        <w:pStyle w:val="BodyText"/>
        <w:rPr>
          <w:lang w:val="en-CA"/>
        </w:rPr>
      </w:pPr>
      <w:r w:rsidRPr="0049122A">
        <w:t>Fault Object will manage the history of successful recovery and the recovery rules –i.e. reporting the fault if the fault occurs certain number of times with in a specific period of time.</w:t>
      </w:r>
    </w:p>
    <w:p w:rsidR="00054416" w:rsidRDefault="00054416" w:rsidP="00054416">
      <w:pPr>
        <w:pStyle w:val="BodyText"/>
      </w:pPr>
      <w:r w:rsidRPr="0049122A">
        <w:t>Unsuccessful recovery of Recoverable fault (including retries) will result in fault being reported and Fault Objected destroyed</w:t>
      </w:r>
    </w:p>
    <w:p w:rsidR="00054416" w:rsidRPr="00ED5C57" w:rsidRDefault="00054416" w:rsidP="00054416">
      <w:pPr>
        <w:pStyle w:val="Heading5"/>
        <w:numPr>
          <w:ilvl w:val="0"/>
          <w:numId w:val="42"/>
        </w:numPr>
        <w:rPr>
          <w:b/>
          <w:lang w:val="en-GB"/>
        </w:rPr>
      </w:pPr>
      <w:r w:rsidRPr="00ED5C57">
        <w:rPr>
          <w:b/>
          <w:lang w:val="en-GB"/>
        </w:rPr>
        <w:t>Handling of Unrecoverable Fault:</w:t>
      </w:r>
    </w:p>
    <w:p w:rsidR="00054416" w:rsidRDefault="00054416" w:rsidP="00054416">
      <w:pPr>
        <w:pStyle w:val="BodyText"/>
      </w:pPr>
      <w:r>
        <w:t>Module performs any necessary protection actions to safeguard the HW blocks in scope of the module, and report the fault.</w:t>
      </w:r>
    </w:p>
    <w:p w:rsidR="00054416" w:rsidRPr="0049122A" w:rsidRDefault="00054416" w:rsidP="00054416">
      <w:pPr>
        <w:pStyle w:val="BodyText"/>
        <w:rPr>
          <w:lang w:val="en-CA"/>
        </w:rPr>
      </w:pPr>
      <w:r>
        <w:fldChar w:fldCharType="begin"/>
      </w:r>
      <w:r>
        <w:instrText xml:space="preserve"> REF _Ref405538382 \h </w:instrText>
      </w:r>
      <w:r>
        <w:fldChar w:fldCharType="separate"/>
      </w:r>
      <w:ins w:id="566" w:author="DDS" w:date="2020-04-24T19:49:00Z">
        <w:r w:rsidR="006A5469" w:rsidRPr="0049122A">
          <w:t xml:space="preserve">Figure </w:t>
        </w:r>
        <w:r w:rsidR="006A5469">
          <w:rPr>
            <w:noProof/>
          </w:rPr>
          <w:t>15</w:t>
        </w:r>
      </w:ins>
      <w:del w:id="567" w:author="DDS" w:date="2020-04-24T19:49:00Z">
        <w:r w:rsidR="001473BF" w:rsidRPr="0049122A" w:rsidDel="006A5469">
          <w:delText xml:space="preserve">Figure </w:delText>
        </w:r>
        <w:r w:rsidR="001473BF" w:rsidDel="006A5469">
          <w:rPr>
            <w:noProof/>
          </w:rPr>
          <w:delText>15</w:delText>
        </w:r>
      </w:del>
      <w:r>
        <w:fldChar w:fldCharType="end"/>
      </w:r>
      <w:r>
        <w:t xml:space="preserve"> and </w:t>
      </w:r>
      <w:r>
        <w:fldChar w:fldCharType="begin"/>
      </w:r>
      <w:r>
        <w:instrText xml:space="preserve"> REF _Ref405538411 \h </w:instrText>
      </w:r>
      <w:r>
        <w:fldChar w:fldCharType="separate"/>
      </w:r>
      <w:ins w:id="568" w:author="DDS" w:date="2020-04-24T19:49:00Z">
        <w:r w:rsidR="006A5469" w:rsidRPr="0049122A">
          <w:t xml:space="preserve">Figure </w:t>
        </w:r>
        <w:r w:rsidR="006A5469">
          <w:rPr>
            <w:noProof/>
          </w:rPr>
          <w:t>16</w:t>
        </w:r>
      </w:ins>
      <w:del w:id="569" w:author="DDS" w:date="2020-04-24T19:49:00Z">
        <w:r w:rsidR="001473BF" w:rsidRPr="0049122A" w:rsidDel="006A5469">
          <w:delText xml:space="preserve">Figure </w:delText>
        </w:r>
        <w:r w:rsidR="001473BF" w:rsidDel="006A5469">
          <w:rPr>
            <w:noProof/>
          </w:rPr>
          <w:delText>16</w:delText>
        </w:r>
      </w:del>
      <w:r>
        <w:fldChar w:fldCharType="end"/>
      </w:r>
      <w:r>
        <w:t xml:space="preserve"> present typical high-level view for module fault handling flow</w:t>
      </w:r>
    </w:p>
    <w:p w:rsidR="00054416" w:rsidRPr="009901FF" w:rsidRDefault="00054416" w:rsidP="00054416">
      <w:pPr>
        <w:pStyle w:val="BodyText"/>
      </w:pPr>
    </w:p>
    <w:p w:rsidR="00054416" w:rsidRPr="0049122A" w:rsidRDefault="00054416" w:rsidP="00054416">
      <w:pPr>
        <w:pStyle w:val="BodyText"/>
        <w:ind w:left="720"/>
        <w:rPr>
          <w:lang w:val="en-GB"/>
        </w:rPr>
      </w:pPr>
      <w:r w:rsidRPr="00054416">
        <w:rPr>
          <w:noProof/>
          <w:lang w:val="en-CA" w:eastAsia="en-CA"/>
        </w:rPr>
        <w:lastRenderedPageBreak/>
        <w:pict>
          <v:shape id="_x0000_i1045" type="#_x0000_t75" style="width:400.8pt;height:399.6pt;visibility:visible">
            <v:imagedata r:id="rId27" o:title=""/>
          </v:shape>
        </w:pict>
      </w:r>
    </w:p>
    <w:p w:rsidR="00054416" w:rsidRPr="0049122A" w:rsidRDefault="00054416" w:rsidP="00054416">
      <w:pPr>
        <w:pStyle w:val="Caption"/>
        <w:ind w:left="1440"/>
        <w:rPr>
          <w:lang w:val="en-GB"/>
        </w:rPr>
      </w:pPr>
      <w:bookmarkStart w:id="570" w:name="_Ref405538382"/>
      <w:r w:rsidRPr="0049122A">
        <w:t xml:space="preserve">Figure </w:t>
      </w:r>
      <w:fldSimple w:instr=" SEQ Figure \* ARABIC ">
        <w:r w:rsidR="006A5469">
          <w:rPr>
            <w:noProof/>
          </w:rPr>
          <w:t>15</w:t>
        </w:r>
      </w:fldSimple>
      <w:bookmarkEnd w:id="570"/>
      <w:r w:rsidRPr="0049122A">
        <w:t xml:space="preserve"> Single Module Fault Flow</w:t>
      </w:r>
      <w:r w:rsidRPr="0049122A">
        <w:tab/>
      </w:r>
    </w:p>
    <w:p w:rsidR="00054416" w:rsidRPr="0049122A" w:rsidRDefault="00054416" w:rsidP="00054416">
      <w:pPr>
        <w:pStyle w:val="BodyText"/>
        <w:ind w:left="0"/>
        <w:rPr>
          <w:lang w:val="en-GB"/>
        </w:rPr>
      </w:pPr>
    </w:p>
    <w:p w:rsidR="00054416" w:rsidRPr="0049122A" w:rsidRDefault="00054416" w:rsidP="00054416">
      <w:pPr>
        <w:pStyle w:val="BodyText"/>
        <w:ind w:left="720"/>
        <w:rPr>
          <w:lang w:val="en-GB"/>
        </w:rPr>
      </w:pPr>
      <w:r w:rsidRPr="00054416">
        <w:rPr>
          <w:noProof/>
          <w:lang w:val="en-CA" w:eastAsia="en-CA"/>
        </w:rPr>
        <w:lastRenderedPageBreak/>
        <w:pict>
          <v:shape id="_x0000_i1046" type="#_x0000_t75" style="width:468pt;height:297pt;visibility:visible">
            <v:imagedata r:id="rId28" o:title=""/>
          </v:shape>
        </w:pict>
      </w:r>
    </w:p>
    <w:p w:rsidR="00EF536C" w:rsidRPr="0049122A" w:rsidRDefault="00054416" w:rsidP="00054416">
      <w:pPr>
        <w:pStyle w:val="Caption"/>
        <w:ind w:left="2160"/>
        <w:rPr>
          <w:lang w:val="en-GB"/>
        </w:rPr>
      </w:pPr>
      <w:bookmarkStart w:id="571" w:name="_Ref405538411"/>
      <w:r w:rsidRPr="0049122A">
        <w:t xml:space="preserve">Figure </w:t>
      </w:r>
      <w:fldSimple w:instr=" SEQ Figure \* ARABIC ">
        <w:r w:rsidR="006A5469">
          <w:rPr>
            <w:noProof/>
          </w:rPr>
          <w:t>16</w:t>
        </w:r>
      </w:fldSimple>
      <w:bookmarkEnd w:id="571"/>
      <w:r w:rsidRPr="0049122A">
        <w:t xml:space="preserve"> Concurrent Module Fault Flow</w:t>
      </w:r>
      <w:r w:rsidR="00EF536C" w:rsidRPr="0049122A">
        <w:tab/>
      </w:r>
    </w:p>
    <w:p w:rsidR="00BA528C" w:rsidRDefault="00BA528C" w:rsidP="00BA528C">
      <w:pPr>
        <w:pStyle w:val="Heading3"/>
      </w:pPr>
      <w:r>
        <w:t>Service Framework</w:t>
      </w:r>
    </w:p>
    <w:p w:rsidR="00BA528C" w:rsidRDefault="00BA528C" w:rsidP="00BA528C">
      <w:pPr>
        <w:pStyle w:val="BodyText"/>
      </w:pPr>
      <w:r>
        <w:t>Service framework provides infrastructure that provide a module with the following:</w:t>
      </w:r>
    </w:p>
    <w:p w:rsidR="00BA528C" w:rsidRDefault="00BA528C" w:rsidP="00BA528C">
      <w:pPr>
        <w:pStyle w:val="ListBullet"/>
      </w:pPr>
      <w:r>
        <w:t>Service Factory: P</w:t>
      </w:r>
      <w:r w:rsidRPr="00774D50">
        <w:t xml:space="preserve">rovides </w:t>
      </w:r>
      <w:r>
        <w:t>the service creation framework -</w:t>
      </w:r>
      <w:r w:rsidRPr="00774D50">
        <w:t xml:space="preserve">data-driven </w:t>
      </w:r>
      <w:r>
        <w:t>based-</w:t>
      </w:r>
    </w:p>
    <w:p w:rsidR="00BA528C" w:rsidRPr="00A15B38" w:rsidRDefault="00BA528C" w:rsidP="00BA528C">
      <w:pPr>
        <w:pStyle w:val="ListBullet"/>
      </w:pPr>
      <w:r>
        <w:t>Service Container: P</w:t>
      </w:r>
      <w:r w:rsidRPr="00774D50">
        <w:t xml:space="preserve">rovides </w:t>
      </w:r>
      <w:r>
        <w:t>the framework for service registration and lookup</w:t>
      </w:r>
    </w:p>
    <w:p w:rsidR="00BA528C" w:rsidRDefault="00BA528C" w:rsidP="00BA528C">
      <w:pPr>
        <w:pStyle w:val="Heading3"/>
      </w:pPr>
      <w:r>
        <w:t xml:space="preserve">Service Database </w:t>
      </w:r>
    </w:p>
    <w:p w:rsidR="00BA528C" w:rsidRDefault="00BA528C" w:rsidP="00BA528C">
      <w:pPr>
        <w:pStyle w:val="BodyText"/>
      </w:pPr>
      <w:r w:rsidRPr="001B268C">
        <w:t xml:space="preserve">Module services creation </w:t>
      </w:r>
      <w:r>
        <w:t>are</w:t>
      </w:r>
      <w:r w:rsidRPr="001B268C">
        <w:t xml:space="preserve"> Database driven</w:t>
      </w:r>
      <w:r>
        <w:t>. Service definitions are located in the serviceSet DB.</w:t>
      </w:r>
    </w:p>
    <w:p w:rsidR="00D32A09" w:rsidRPr="001B268C" w:rsidRDefault="00D32A09" w:rsidP="00D32A09">
      <w:pPr>
        <w:pStyle w:val="BodyText"/>
        <w:rPr>
          <w:lang w:val="en-CA"/>
        </w:rPr>
      </w:pPr>
      <w:r w:rsidRPr="00EB05D7">
        <w:t xml:space="preserve">The rules regarding database parameters can be found in </w:t>
      </w:r>
      <w:r w:rsidRPr="00EB05D7">
        <w:fldChar w:fldCharType="begin"/>
      </w:r>
      <w:r w:rsidRPr="00EB05D7">
        <w:instrText xml:space="preserve"> REF _Ref373231368 \r \h </w:instrText>
      </w:r>
      <w:r w:rsidRPr="00EB05D7">
        <w:instrText xml:space="preserve"> \* MERGEFORMAT </w:instrText>
      </w:r>
      <w:r w:rsidRPr="00EB05D7">
        <w:fldChar w:fldCharType="separate"/>
      </w:r>
      <w:r w:rsidR="006A5469">
        <w:t>[38]</w:t>
      </w:r>
      <w:r w:rsidRPr="00EB05D7">
        <w:fldChar w:fldCharType="end"/>
      </w:r>
      <w:r w:rsidRPr="00EB05D7">
        <w:t>.</w:t>
      </w:r>
    </w:p>
    <w:p w:rsidR="00BA528C" w:rsidRPr="001B268C" w:rsidRDefault="00BA528C" w:rsidP="00BA528C">
      <w:pPr>
        <w:pStyle w:val="BodyText"/>
        <w:rPr>
          <w:lang w:val="en-CA"/>
        </w:rPr>
      </w:pPr>
      <w:r w:rsidRPr="00817A10">
        <w:rPr>
          <w:bCs/>
        </w:rPr>
        <w:t>/xxx/</w:t>
      </w:r>
      <w:r>
        <w:rPr>
          <w:rStyle w:val="FootnoteReference"/>
          <w:bCs/>
        </w:rPr>
        <w:footnoteReference w:id="3"/>
      </w:r>
      <w:r w:rsidRPr="00817A10">
        <w:rPr>
          <w:bCs/>
        </w:rPr>
        <w:t>mmServices</w:t>
      </w:r>
      <w:r w:rsidRPr="001B268C">
        <w:t xml:space="preserve"> key defines the list o</w:t>
      </w:r>
      <w:r>
        <w:t>f the mm</w:t>
      </w:r>
      <w:r w:rsidRPr="001B268C">
        <w:t xml:space="preserve">Module services for a </w:t>
      </w:r>
      <w:r>
        <w:t>specific</w:t>
      </w:r>
      <w:r w:rsidRPr="001B268C">
        <w:t xml:space="preserve"> platform</w:t>
      </w:r>
    </w:p>
    <w:p w:rsidR="00BA528C" w:rsidRPr="001B268C" w:rsidRDefault="00BA528C" w:rsidP="00BA528C">
      <w:pPr>
        <w:pStyle w:val="BodyText"/>
        <w:rPr>
          <w:lang w:val="en-CA"/>
        </w:rPr>
      </w:pPr>
      <w:r w:rsidRPr="001B268C">
        <w:t>For each service the following DB keys are defined</w:t>
      </w:r>
    </w:p>
    <w:p w:rsidR="00BA528C" w:rsidRPr="001B268C" w:rsidRDefault="00BA528C" w:rsidP="00BA528C">
      <w:pPr>
        <w:pStyle w:val="BodyText"/>
        <w:rPr>
          <w:lang w:val="en-CA"/>
        </w:rPr>
      </w:pPr>
      <w:r>
        <w:rPr>
          <w:b/>
          <w:bCs/>
        </w:rPr>
        <w:t>/mm</w:t>
      </w:r>
      <w:r w:rsidRPr="001B268C">
        <w:rPr>
          <w:b/>
          <w:bCs/>
        </w:rPr>
        <w:t>/</w:t>
      </w:r>
      <w:r w:rsidRPr="001B268C">
        <w:rPr>
          <w:b/>
          <w:bCs/>
          <w:i/>
          <w:iCs/>
        </w:rPr>
        <w:t>&lt;service name&gt;/</w:t>
      </w:r>
      <w:r w:rsidRPr="001B268C">
        <w:rPr>
          <w:b/>
          <w:bCs/>
        </w:rPr>
        <w:t>type</w:t>
      </w:r>
      <w:r>
        <w:rPr>
          <w:b/>
          <w:bCs/>
        </w:rPr>
        <w:t>:</w:t>
      </w:r>
      <w:r w:rsidRPr="001B268C">
        <w:rPr>
          <w:b/>
          <w:bCs/>
        </w:rPr>
        <w:t xml:space="preserve"> </w:t>
      </w:r>
      <w:r w:rsidRPr="001B268C">
        <w:t>Service class type (i.e. class name)</w:t>
      </w:r>
    </w:p>
    <w:p w:rsidR="00BA528C" w:rsidRPr="001B268C" w:rsidRDefault="00BA528C" w:rsidP="00BA528C">
      <w:pPr>
        <w:pStyle w:val="BodyText"/>
        <w:rPr>
          <w:lang w:val="en-CA"/>
        </w:rPr>
      </w:pPr>
      <w:r>
        <w:rPr>
          <w:b/>
          <w:bCs/>
        </w:rPr>
        <w:lastRenderedPageBreak/>
        <w:t>/mm</w:t>
      </w:r>
      <w:r w:rsidRPr="001B268C">
        <w:rPr>
          <w:b/>
          <w:bCs/>
        </w:rPr>
        <w:t>/&lt;service name/txBranchId</w:t>
      </w:r>
      <w:r>
        <w:rPr>
          <w:b/>
          <w:bCs/>
        </w:rPr>
        <w:t>:</w:t>
      </w:r>
      <w:r w:rsidRPr="001B268C">
        <w:t xml:space="preserve"> Service branch list (A – H). Empty or missing k</w:t>
      </w:r>
      <w:r>
        <w:t>ey indicates branchless service.</w:t>
      </w:r>
    </w:p>
    <w:p w:rsidR="00BA528C" w:rsidRPr="001B268C" w:rsidRDefault="00BA528C" w:rsidP="00BA528C">
      <w:pPr>
        <w:pStyle w:val="BodyText"/>
        <w:rPr>
          <w:lang w:val="en-CA"/>
        </w:rPr>
      </w:pPr>
      <w:r w:rsidRPr="001B268C">
        <w:t>1 s</w:t>
      </w:r>
      <w:r>
        <w:t>ervice instance is created if mm</w:t>
      </w:r>
      <w:r w:rsidRPr="001B268C">
        <w:t xml:space="preserve">BranchId is empty/missing (instance name = SERVICE ID). </w:t>
      </w:r>
    </w:p>
    <w:p w:rsidR="00BA528C" w:rsidRPr="00BA528C" w:rsidRDefault="00BA528C" w:rsidP="00BA528C">
      <w:pPr>
        <w:pStyle w:val="BodyText"/>
        <w:rPr>
          <w:lang w:val="en-CA"/>
        </w:rPr>
      </w:pPr>
      <w:r w:rsidRPr="001B268C">
        <w:t>N service instances are created for each branch service (instance name = SERVICE ID + BRANCH ID)</w:t>
      </w:r>
    </w:p>
    <w:p w:rsidR="00BA528C" w:rsidRPr="002168C6" w:rsidRDefault="00BA528C" w:rsidP="008C6DC1">
      <w:pPr>
        <w:pStyle w:val="BodyText"/>
        <w:rPr>
          <w:color w:val="3366FF"/>
        </w:rPr>
      </w:pPr>
    </w:p>
    <w:p w:rsidR="008C6DC1" w:rsidRPr="002168C6" w:rsidRDefault="008C6DC1" w:rsidP="008C6DC1">
      <w:pPr>
        <w:pStyle w:val="Heading2"/>
      </w:pPr>
      <w:bookmarkStart w:id="572" w:name="_Toc327434157"/>
      <w:bookmarkStart w:id="573" w:name="_Toc361295924"/>
      <w:bookmarkStart w:id="574" w:name="_Toc363737942"/>
      <w:bookmarkStart w:id="575" w:name="_Toc38649723"/>
      <w:r w:rsidRPr="002168C6">
        <w:t>Reference to scenarios</w:t>
      </w:r>
      <w:bookmarkEnd w:id="572"/>
      <w:bookmarkEnd w:id="573"/>
      <w:bookmarkEnd w:id="574"/>
      <w:bookmarkEnd w:id="575"/>
    </w:p>
    <w:p w:rsidR="008C6DC1" w:rsidRDefault="008C6DC1" w:rsidP="008C6DC1">
      <w:pPr>
        <w:pStyle w:val="Heading2"/>
      </w:pPr>
      <w:bookmarkStart w:id="576" w:name="_Toc361295925"/>
      <w:bookmarkStart w:id="577" w:name="_Toc363737943"/>
      <w:bookmarkStart w:id="578" w:name="_Toc38649724"/>
      <w:r w:rsidRPr="002168C6">
        <w:t>O&amp;M layer</w:t>
      </w:r>
      <w:bookmarkEnd w:id="576"/>
      <w:bookmarkEnd w:id="577"/>
      <w:bookmarkEnd w:id="578"/>
    </w:p>
    <w:p w:rsidR="00E82569" w:rsidRDefault="008C6DC1" w:rsidP="008C6DC1">
      <w:pPr>
        <w:pStyle w:val="BodyText"/>
      </w:pPr>
      <w:r w:rsidRPr="00FF4979">
        <w:t>As shown in</w:t>
      </w:r>
      <w:r w:rsidR="00107EC4">
        <w:t xml:space="preserve"> </w:t>
      </w:r>
      <w:r w:rsidR="00107EC4">
        <w:fldChar w:fldCharType="begin"/>
      </w:r>
      <w:r w:rsidR="00107EC4">
        <w:instrText xml:space="preserve"> REF _Ref373330891 \h </w:instrText>
      </w:r>
      <w:r w:rsidR="00107EC4">
        <w:fldChar w:fldCharType="separate"/>
      </w:r>
      <w:r w:rsidR="006A5469">
        <w:t xml:space="preserve">Figure </w:t>
      </w:r>
      <w:r w:rsidR="006A5469">
        <w:rPr>
          <w:noProof/>
        </w:rPr>
        <w:t>4</w:t>
      </w:r>
      <w:r w:rsidR="00107EC4">
        <w:fldChar w:fldCharType="end"/>
      </w:r>
      <w:r w:rsidRPr="00FF4979">
        <w:t xml:space="preserve">, the O&amp;M layer terminates the </w:t>
      </w:r>
      <w:r w:rsidR="001B7C71">
        <w:t xml:space="preserve">Northbound </w:t>
      </w:r>
      <w:r w:rsidRPr="00FF4979">
        <w:t>O&amp;M interfaces</w:t>
      </w:r>
      <w:r w:rsidR="00E82569">
        <w:t>.</w:t>
      </w:r>
      <w:r w:rsidRPr="00FF4979">
        <w:t xml:space="preserve"> </w:t>
      </w:r>
    </w:p>
    <w:p w:rsidR="00E82569" w:rsidRPr="00877977" w:rsidRDefault="00E82569" w:rsidP="00E82569">
      <w:pPr>
        <w:pStyle w:val="BodyText"/>
      </w:pPr>
      <w:r w:rsidRPr="00877977">
        <w:t>There are 2 patterns for O&amp;M Infrastructures as follows:</w:t>
      </w:r>
    </w:p>
    <w:p w:rsidR="00E82569" w:rsidRPr="00877977" w:rsidRDefault="00E82569" w:rsidP="00E82569">
      <w:pPr>
        <w:pStyle w:val="BodyText"/>
      </w:pPr>
    </w:p>
    <w:p w:rsidR="00E82569" w:rsidRPr="00877977" w:rsidRDefault="00E82569" w:rsidP="00E82569">
      <w:pPr>
        <w:pStyle w:val="ListBullet"/>
      </w:pPr>
      <w:r w:rsidRPr="00877977">
        <w:t xml:space="preserve">Standalone: Infrastructures owned by Application SW –Part of the O&amp;M Layer- and communicates with the layers below it through the LRCI/ERCI interfaces </w:t>
      </w:r>
    </w:p>
    <w:p w:rsidR="00E82569" w:rsidRPr="00877977" w:rsidRDefault="00E82569" w:rsidP="00E82569">
      <w:pPr>
        <w:pStyle w:val="ListBullet"/>
      </w:pPr>
      <w:r w:rsidRPr="00877977">
        <w:t xml:space="preserve">Pluggable: An independent –black box and not part of the O&amp;M Layer- Infrastructure provided as binary by other SW group(s) with clearly defined IWDs defining the integration points towards the application. Pluggable O&amp;M components may have associated Southbound components to communicate with external equipment e.g. ATC </w:t>
      </w:r>
    </w:p>
    <w:p w:rsidR="008C6DC1" w:rsidRPr="00FF4979" w:rsidRDefault="008C6DC1" w:rsidP="008C6DC1">
      <w:pPr>
        <w:pStyle w:val="BodyText"/>
      </w:pPr>
      <w:r>
        <w:t xml:space="preserve">One of the key </w:t>
      </w:r>
      <w:r w:rsidRPr="00FF4979">
        <w:t xml:space="preserve">O&amp;M layer </w:t>
      </w:r>
      <w:r>
        <w:t>objectives is to properly handle the</w:t>
      </w:r>
      <w:r w:rsidRPr="00FF4979">
        <w:t xml:space="preserve"> changes in the O&amp;M interfaces, and h</w:t>
      </w:r>
      <w:r>
        <w:t xml:space="preserve">ides them form the layers below –unless the changes </w:t>
      </w:r>
      <w:r w:rsidRPr="00FF4979">
        <w:t>introduce</w:t>
      </w:r>
      <w:r>
        <w:t xml:space="preserve"> a</w:t>
      </w:r>
      <w:r w:rsidRPr="00FF4979">
        <w:t xml:space="preserve"> new </w:t>
      </w:r>
      <w:r>
        <w:t xml:space="preserve">function or modify an existing </w:t>
      </w:r>
      <w:r w:rsidRPr="00FF4979">
        <w:t>functionality</w:t>
      </w:r>
      <w:r>
        <w:t>-</w:t>
      </w:r>
    </w:p>
    <w:p w:rsidR="008C6DC1" w:rsidRDefault="008C6DC1" w:rsidP="008C6DC1">
      <w:pPr>
        <w:pStyle w:val="BodyText"/>
      </w:pPr>
      <w:r w:rsidRPr="00FF4979">
        <w:t xml:space="preserve">The O&amp;M layer </w:t>
      </w:r>
      <w:r w:rsidR="00E82569" w:rsidRPr="004827EA">
        <w:t xml:space="preserve">as well as pluggable O&amp;M infrastructure </w:t>
      </w:r>
      <w:r w:rsidR="00E82569">
        <w:t>publishes</w:t>
      </w:r>
      <w:r w:rsidRPr="00FF4979">
        <w:t xml:space="preserve"> the O&amp;M interfaces as the last step </w:t>
      </w:r>
      <w:r>
        <w:t>in</w:t>
      </w:r>
      <w:r w:rsidRPr="00FF4979">
        <w:t xml:space="preserve"> the radio board initialization</w:t>
      </w:r>
      <w:r>
        <w:t xml:space="preserve"> cycle</w:t>
      </w:r>
      <w:r w:rsidRPr="00FF4979">
        <w:t xml:space="preserve">. This triggers the </w:t>
      </w:r>
      <w:r>
        <w:t xml:space="preserve">external </w:t>
      </w:r>
      <w:r w:rsidRPr="00FF4979">
        <w:t>client</w:t>
      </w:r>
      <w:r>
        <w:t>s</w:t>
      </w:r>
      <w:r w:rsidRPr="00FF4979">
        <w:t xml:space="preserve"> to establish connection and start sending requests.</w:t>
      </w:r>
    </w:p>
    <w:p w:rsidR="008C6DC1" w:rsidRDefault="008C6DC1" w:rsidP="008C6DC1">
      <w:pPr>
        <w:pStyle w:val="BodyText"/>
      </w:pPr>
      <w:r w:rsidRPr="00FF4979">
        <w:t xml:space="preserve">More information about the O&amp;M layer may be found in ref. </w:t>
      </w:r>
      <w:r w:rsidRPr="00FF4979">
        <w:fldChar w:fldCharType="begin"/>
      </w:r>
      <w:r w:rsidRPr="00FF4979">
        <w:instrText xml:space="preserve"> REF _Ref334097146 \r \h </w:instrText>
      </w:r>
      <w:r w:rsidRPr="00FF4979">
        <w:instrText xml:space="preserve"> \* MERGEFORMAT </w:instrText>
      </w:r>
      <w:r w:rsidRPr="00FF4979">
        <w:fldChar w:fldCharType="separate"/>
      </w:r>
      <w:r w:rsidR="006A5469">
        <w:t>[22]</w:t>
      </w:r>
      <w:r w:rsidRPr="00FF4979">
        <w:fldChar w:fldCharType="end"/>
      </w:r>
      <w:r w:rsidRPr="00FF4979">
        <w:t xml:space="preserve"> and </w:t>
      </w:r>
      <w:r w:rsidRPr="00FF4979">
        <w:fldChar w:fldCharType="begin"/>
      </w:r>
      <w:r w:rsidRPr="00FF4979">
        <w:instrText xml:space="preserve"> REF _Ref334097153 \r \h </w:instrText>
      </w:r>
      <w:r w:rsidRPr="00FF4979">
        <w:instrText xml:space="preserve"> \* MERGEFORMAT </w:instrText>
      </w:r>
      <w:r w:rsidRPr="00FF4979">
        <w:fldChar w:fldCharType="separate"/>
      </w:r>
      <w:r w:rsidR="006A5469">
        <w:t>[23]</w:t>
      </w:r>
      <w:r w:rsidRPr="00FF4979">
        <w:fldChar w:fldCharType="end"/>
      </w:r>
      <w:r w:rsidRPr="00FF4979">
        <w:t xml:space="preserve">, where the original and the current implementation of the CCIE are shown. Ref. </w:t>
      </w:r>
      <w:r w:rsidRPr="00FF4979">
        <w:fldChar w:fldCharType="begin"/>
      </w:r>
      <w:r w:rsidRPr="00FF4979">
        <w:instrText xml:space="preserve"> REF _Ref334097328 \r \h </w:instrText>
      </w:r>
      <w:r w:rsidRPr="00FF4979">
        <w:instrText xml:space="preserve"> \* MERGEFORMAT </w:instrText>
      </w:r>
      <w:r w:rsidRPr="00FF4979">
        <w:fldChar w:fldCharType="separate"/>
      </w:r>
      <w:r w:rsidR="006A5469">
        <w:t>[24]</w:t>
      </w:r>
      <w:r w:rsidRPr="00FF4979">
        <w:fldChar w:fldCharType="end"/>
      </w:r>
      <w:r>
        <w:t xml:space="preserve"> presents the CFHE module.</w:t>
      </w:r>
    </w:p>
    <w:p w:rsidR="00E82569" w:rsidRDefault="00E82569" w:rsidP="00E82569">
      <w:pPr>
        <w:pStyle w:val="BodyText"/>
        <w:ind w:left="1440"/>
        <w:rPr>
          <w:lang w:val="en-GB"/>
        </w:rPr>
      </w:pPr>
      <w:r w:rsidRPr="00762D69">
        <w:rPr>
          <w:noProof/>
        </w:rPr>
        <w:lastRenderedPageBreak/>
        <w:pict>
          <v:shape id="_x0000_i1047" type="#_x0000_t75" style="width:362.4pt;height:269.4pt;visibility:visible">
            <v:imagedata r:id="rId29" o:title=""/>
          </v:shape>
        </w:pict>
      </w:r>
    </w:p>
    <w:p w:rsidR="00E82569" w:rsidRPr="00FF4979" w:rsidRDefault="00E82569" w:rsidP="00E82569">
      <w:pPr>
        <w:pStyle w:val="CaptionFigure"/>
      </w:pPr>
      <w:bookmarkStart w:id="579" w:name="_Ref420397618"/>
      <w:r>
        <w:t xml:space="preserve">Figure </w:t>
      </w:r>
      <w:fldSimple w:instr=" SEQ Figure \* ARABIC ">
        <w:r w:rsidR="006A5469">
          <w:rPr>
            <w:noProof/>
          </w:rPr>
          <w:t>17</w:t>
        </w:r>
      </w:fldSimple>
      <w:bookmarkEnd w:id="579"/>
      <w:r>
        <w:tab/>
        <w:t>O&amp;M Patterns</w:t>
      </w:r>
    </w:p>
    <w:p w:rsidR="008C6DC1" w:rsidRPr="00FF4979" w:rsidRDefault="00BB318B" w:rsidP="008C6DC1">
      <w:pPr>
        <w:pStyle w:val="Heading3"/>
      </w:pPr>
      <w:r>
        <w:t xml:space="preserve">Standalone </w:t>
      </w:r>
      <w:r w:rsidR="008C6DC1" w:rsidRPr="00FF4979">
        <w:t>O&amp;M interfaces</w:t>
      </w:r>
    </w:p>
    <w:p w:rsidR="00877977" w:rsidRDefault="008C6DC1" w:rsidP="008C6DC1">
      <w:pPr>
        <w:pStyle w:val="BodyText"/>
        <w:rPr>
          <w:ins w:id="580" w:author="Ian Dillon" w:date="2015-11-11T16:08:00Z"/>
        </w:rPr>
      </w:pPr>
      <w:del w:id="581" w:author="Ian Dillon" w:date="2015-11-11T16:07:00Z">
        <w:r w:rsidDel="00877977">
          <w:delText>Currently t</w:delText>
        </w:r>
      </w:del>
      <w:ins w:id="582" w:author="Ian Dillon" w:date="2015-11-11T16:07:00Z">
        <w:r w:rsidR="00877977">
          <w:t>T</w:t>
        </w:r>
      </w:ins>
      <w:r w:rsidRPr="00FF4979">
        <w:t xml:space="preserve">he </w:t>
      </w:r>
      <w:r w:rsidR="00BB318B">
        <w:t xml:space="preserve">standalone </w:t>
      </w:r>
      <w:r w:rsidRPr="00FF4979">
        <w:t xml:space="preserve">O&amp;M interfaces </w:t>
      </w:r>
      <w:r>
        <w:t>consist of</w:t>
      </w:r>
      <w:r w:rsidRPr="00FF4979">
        <w:t xml:space="preserve"> t</w:t>
      </w:r>
      <w:ins w:id="583" w:author="Ian Dillon" w:date="2015-11-11T16:08:00Z">
        <w:r w:rsidR="00877977">
          <w:t>he</w:t>
        </w:r>
      </w:ins>
      <w:del w:id="584" w:author="Ian Dillon" w:date="2015-11-11T16:08:00Z">
        <w:r w:rsidRPr="00FF4979" w:rsidDel="00877977">
          <w:delText>wo</w:delText>
        </w:r>
      </w:del>
      <w:r w:rsidRPr="00FF4979">
        <w:t xml:space="preserve"> </w:t>
      </w:r>
      <w:ins w:id="585" w:author="Ian Dillon" w:date="2015-11-11T16:08:00Z">
        <w:r w:rsidR="00877977">
          <w:t xml:space="preserve">following </w:t>
        </w:r>
      </w:ins>
      <w:r w:rsidRPr="00FF4979">
        <w:t xml:space="preserve">groups: </w:t>
      </w:r>
    </w:p>
    <w:p w:rsidR="008C6DC1" w:rsidRDefault="008C6DC1" w:rsidP="00877977">
      <w:pPr>
        <w:pStyle w:val="BodyText"/>
        <w:numPr>
          <w:ilvl w:val="0"/>
          <w:numId w:val="46"/>
        </w:numPr>
        <w:rPr>
          <w:ins w:id="586" w:author="Ian Dillon" w:date="2015-11-11T16:09:00Z"/>
        </w:rPr>
        <w:pPrChange w:id="587" w:author="Ian Dillon" w:date="2015-11-11T16:08:00Z">
          <w:pPr>
            <w:pStyle w:val="BodyText"/>
          </w:pPr>
        </w:pPrChange>
      </w:pPr>
      <w:r w:rsidRPr="00FF4979">
        <w:t xml:space="preserve">WCDMA </w:t>
      </w:r>
      <w:ins w:id="588" w:author="Ian Dillon" w:date="2015-11-11T16:08:00Z">
        <w:r w:rsidR="00877977">
          <w:t xml:space="preserve">Board and Device </w:t>
        </w:r>
      </w:ins>
      <w:r w:rsidRPr="00FF4979">
        <w:t>interfaces</w:t>
      </w:r>
      <w:del w:id="589" w:author="Ian Dillon" w:date="2015-11-11T16:09:00Z">
        <w:r w:rsidRPr="00FF4979" w:rsidDel="00877977">
          <w:delText xml:space="preserve"> and LTE/GSM</w:delText>
        </w:r>
        <w:r w:rsidDel="00877977">
          <w:delText>/CDMA interfaces</w:delText>
        </w:r>
        <w:r w:rsidRPr="00FF4979" w:rsidDel="00877977">
          <w:delText>.</w:delText>
        </w:r>
      </w:del>
      <w:r w:rsidRPr="00FF4979">
        <w:t xml:space="preserve"> </w:t>
      </w:r>
    </w:p>
    <w:p w:rsidR="00877977" w:rsidRDefault="00877977" w:rsidP="00877977">
      <w:pPr>
        <w:pStyle w:val="BodyText"/>
        <w:numPr>
          <w:ilvl w:val="0"/>
          <w:numId w:val="46"/>
        </w:numPr>
        <w:rPr>
          <w:ins w:id="590" w:author="Ian Dillon" w:date="2015-11-11T16:09:00Z"/>
        </w:rPr>
        <w:pPrChange w:id="591" w:author="Ian Dillon" w:date="2015-11-11T16:08:00Z">
          <w:pPr>
            <w:pStyle w:val="BodyText"/>
          </w:pPr>
        </w:pPrChange>
      </w:pPr>
      <w:ins w:id="592" w:author="Ian Dillon" w:date="2015-11-11T16:09:00Z">
        <w:r>
          <w:t>LTE/GSM/CDMA Board and Device interfaces</w:t>
        </w:r>
      </w:ins>
    </w:p>
    <w:p w:rsidR="00877977" w:rsidRDefault="00877977" w:rsidP="00877977">
      <w:pPr>
        <w:pStyle w:val="BodyText"/>
        <w:numPr>
          <w:ilvl w:val="0"/>
          <w:numId w:val="46"/>
        </w:numPr>
        <w:rPr>
          <w:ins w:id="593" w:author="Ian Dillon" w:date="2015-11-11T16:11:00Z"/>
        </w:rPr>
        <w:pPrChange w:id="594" w:author="Ian Dillon" w:date="2015-11-11T16:08:00Z">
          <w:pPr>
            <w:pStyle w:val="BodyText"/>
          </w:pPr>
        </w:pPrChange>
      </w:pPr>
      <w:ins w:id="595" w:author="Ian Dillon" w:date="2015-11-11T16:10:00Z">
        <w:r>
          <w:t>Measurement inter</w:t>
        </w:r>
      </w:ins>
      <w:ins w:id="596" w:author="Ian Dillon" w:date="2015-11-11T16:11:00Z">
        <w:r>
          <w:t>faces</w:t>
        </w:r>
      </w:ins>
    </w:p>
    <w:p w:rsidR="00877977" w:rsidRPr="00FF4979" w:rsidRDefault="00877977" w:rsidP="00877977">
      <w:pPr>
        <w:pStyle w:val="BodyText"/>
        <w:numPr>
          <w:ilvl w:val="0"/>
          <w:numId w:val="46"/>
        </w:numPr>
        <w:pPrChange w:id="597" w:author="Ian Dillon" w:date="2015-11-11T16:08:00Z">
          <w:pPr>
            <w:pStyle w:val="BodyText"/>
          </w:pPr>
        </w:pPrChange>
      </w:pPr>
      <w:ins w:id="598" w:author="Ian Dillon" w:date="2015-11-11T16:11:00Z">
        <w:r>
          <w:t>File transfer interfaces</w:t>
        </w:r>
      </w:ins>
    </w:p>
    <w:p w:rsidR="008C6DC1" w:rsidRDefault="008C6DC1" w:rsidP="008C6DC1">
      <w:pPr>
        <w:pStyle w:val="BodyText"/>
      </w:pPr>
      <w:del w:id="599" w:author="Ian Dillon" w:date="2015-11-11T16:11:00Z">
        <w:r w:rsidRPr="00FF4979" w:rsidDel="00877977">
          <w:delText xml:space="preserve">Each group contains </w:delText>
        </w:r>
        <w:r w:rsidDel="00877977">
          <w:delText xml:space="preserve">of </w:delText>
        </w:r>
        <w:r w:rsidRPr="00FF4979" w:rsidDel="00877977">
          <w:delText xml:space="preserve">one or more board-level and several device-level interfaces. </w:delText>
        </w:r>
      </w:del>
    </w:p>
    <w:p w:rsidR="008C6DC1" w:rsidRPr="00FF4979" w:rsidRDefault="008C6DC1" w:rsidP="008C6DC1">
      <w:pPr>
        <w:pStyle w:val="BodyText"/>
      </w:pPr>
      <w:del w:id="600" w:author="Ian Dillon" w:date="2015-11-11T16:11:00Z">
        <w:r w:rsidRPr="00FF4979" w:rsidDel="00877977">
          <w:delText>The device-level interfaces are Radio-specific</w:delText>
        </w:r>
        <w:r w:rsidDel="00877977">
          <w:delText>; while t</w:delText>
        </w:r>
        <w:r w:rsidRPr="00FF4979" w:rsidDel="00877977">
          <w:delText>he b</w:delText>
        </w:r>
      </w:del>
      <w:ins w:id="601" w:author="Ian Dillon" w:date="2015-11-11T16:11:00Z">
        <w:r w:rsidR="00877977">
          <w:t>B</w:t>
        </w:r>
      </w:ins>
      <w:r w:rsidRPr="00FF4979">
        <w:t xml:space="preserve">oard-level interfaces are more general </w:t>
      </w:r>
      <w:ins w:id="602" w:author="Ian Dillon" w:date="2015-11-11T16:12:00Z">
        <w:r w:rsidR="00877977">
          <w:t xml:space="preserve">in nature </w:t>
        </w:r>
      </w:ins>
      <w:r w:rsidRPr="00FF4979">
        <w:t xml:space="preserve">and some </w:t>
      </w:r>
      <w:del w:id="603" w:author="Ian Dillon" w:date="2015-11-11T16:12:00Z">
        <w:r w:rsidRPr="00FF4979" w:rsidDel="00877977">
          <w:delText xml:space="preserve">supported </w:delText>
        </w:r>
      </w:del>
      <w:r w:rsidRPr="00FF4979">
        <w:t xml:space="preserve">functions </w:t>
      </w:r>
      <w:del w:id="604" w:author="Ian Dillon" w:date="2015-11-11T16:12:00Z">
        <w:r w:rsidDel="00877977">
          <w:delText xml:space="preserve">may </w:delText>
        </w:r>
      </w:del>
      <w:ins w:id="605" w:author="Ian Dillon" w:date="2015-11-11T16:12:00Z">
        <w:r w:rsidR="00877977">
          <w:t xml:space="preserve">are </w:t>
        </w:r>
      </w:ins>
      <w:r>
        <w:t xml:space="preserve">not </w:t>
      </w:r>
      <w:ins w:id="606" w:author="Ian Dillon" w:date="2015-11-11T16:12:00Z">
        <w:r w:rsidR="00877977">
          <w:t>supported</w:t>
        </w:r>
      </w:ins>
      <w:del w:id="607" w:author="Ian Dillon" w:date="2015-11-11T16:12:00Z">
        <w:r w:rsidDel="00877977">
          <w:delText>be used</w:delText>
        </w:r>
      </w:del>
      <w:r>
        <w:t xml:space="preserve"> </w:t>
      </w:r>
      <w:r w:rsidRPr="00FF4979">
        <w:t xml:space="preserve">by </w:t>
      </w:r>
      <w:r>
        <w:t xml:space="preserve">the </w:t>
      </w:r>
      <w:r w:rsidRPr="00FF4979">
        <w:t>Radio</w:t>
      </w:r>
      <w:ins w:id="608" w:author="Ian Dillon" w:date="2015-11-11T16:12:00Z">
        <w:r w:rsidR="00877977">
          <w:t>,</w:t>
        </w:r>
      </w:ins>
      <w:r w:rsidRPr="00FF4979">
        <w:t xml:space="preserve"> but </w:t>
      </w:r>
      <w:r>
        <w:t xml:space="preserve">are </w:t>
      </w:r>
      <w:r w:rsidRPr="00FF4979">
        <w:t>used by other boards in the RBS</w:t>
      </w:r>
      <w:ins w:id="609" w:author="Ian Dillon" w:date="2015-11-11T16:13:00Z">
        <w:r w:rsidR="00877977">
          <w:t>, while the Device-level interfaces are radio specific</w:t>
        </w:r>
      </w:ins>
      <w:r w:rsidRPr="00FF4979">
        <w:t>.</w:t>
      </w:r>
    </w:p>
    <w:p w:rsidR="008C6DC1" w:rsidRPr="00FF4979" w:rsidRDefault="008C6DC1" w:rsidP="008C6DC1">
      <w:pPr>
        <w:pStyle w:val="BodyText"/>
      </w:pPr>
    </w:p>
    <w:tbl>
      <w:tblPr>
        <w:tblW w:w="0" w:type="auto"/>
        <w:tblInd w:w="2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5"/>
        <w:gridCol w:w="2808"/>
        <w:gridCol w:w="1986"/>
      </w:tblGrid>
      <w:tr w:rsidR="008C6DC1" w:rsidRPr="00393278" w:rsidTr="00DD41AC">
        <w:tc>
          <w:tcPr>
            <w:tcW w:w="2605" w:type="dxa"/>
            <w:shd w:val="clear" w:color="auto" w:fill="auto"/>
          </w:tcPr>
          <w:p w:rsidR="008C6DC1" w:rsidRPr="00393278" w:rsidRDefault="008C6DC1" w:rsidP="00DD41AC">
            <w:pPr>
              <w:rPr>
                <w:b/>
                <w:lang w:val="en-US"/>
              </w:rPr>
            </w:pPr>
            <w:r w:rsidRPr="00393278">
              <w:rPr>
                <w:b/>
                <w:lang w:val="en-US"/>
              </w:rPr>
              <w:t>Interface name</w:t>
            </w:r>
          </w:p>
        </w:tc>
        <w:tc>
          <w:tcPr>
            <w:tcW w:w="2604" w:type="dxa"/>
            <w:shd w:val="clear" w:color="auto" w:fill="auto"/>
          </w:tcPr>
          <w:p w:rsidR="008C6DC1" w:rsidRPr="00393278" w:rsidRDefault="008C6DC1" w:rsidP="00DD41AC">
            <w:pPr>
              <w:rPr>
                <w:b/>
                <w:lang w:val="en-US"/>
              </w:rPr>
            </w:pPr>
            <w:r w:rsidRPr="00393278">
              <w:rPr>
                <w:b/>
                <w:lang w:val="en-US"/>
              </w:rPr>
              <w:t>RAN Standard</w:t>
            </w:r>
          </w:p>
        </w:tc>
        <w:tc>
          <w:tcPr>
            <w:tcW w:w="1986" w:type="dxa"/>
            <w:shd w:val="clear" w:color="auto" w:fill="auto"/>
          </w:tcPr>
          <w:p w:rsidR="008C6DC1" w:rsidRPr="00393278" w:rsidRDefault="008C6DC1" w:rsidP="00DD41AC">
            <w:pPr>
              <w:rPr>
                <w:b/>
                <w:lang w:val="en-US"/>
              </w:rPr>
            </w:pPr>
            <w:r w:rsidRPr="00393278">
              <w:rPr>
                <w:b/>
                <w:lang w:val="en-US"/>
              </w:rPr>
              <w:t>Level</w:t>
            </w:r>
          </w:p>
        </w:tc>
      </w:tr>
      <w:tr w:rsidR="008C6DC1" w:rsidRPr="00393278" w:rsidTr="00DD41AC">
        <w:tc>
          <w:tcPr>
            <w:tcW w:w="2605" w:type="dxa"/>
            <w:shd w:val="clear" w:color="auto" w:fill="auto"/>
          </w:tcPr>
          <w:p w:rsidR="008C6DC1" w:rsidRPr="00393278" w:rsidRDefault="008C6DC1" w:rsidP="00DD41AC">
            <w:pPr>
              <w:rPr>
                <w:lang w:val="en-US"/>
              </w:rPr>
            </w:pPr>
            <w:r w:rsidRPr="00393278">
              <w:rPr>
                <w:lang w:val="en-US"/>
              </w:rPr>
              <w:t>BCI</w:t>
            </w:r>
          </w:p>
        </w:tc>
        <w:tc>
          <w:tcPr>
            <w:tcW w:w="2604" w:type="dxa"/>
            <w:shd w:val="clear" w:color="auto" w:fill="auto"/>
          </w:tcPr>
          <w:p w:rsidR="008C6DC1" w:rsidRPr="00393278" w:rsidRDefault="008C6DC1" w:rsidP="00DD41AC">
            <w:pPr>
              <w:rPr>
                <w:lang w:val="en-US"/>
              </w:rPr>
            </w:pPr>
            <w:r w:rsidRPr="00393278">
              <w:rPr>
                <w:lang w:val="en-US"/>
              </w:rPr>
              <w:t>LTE/GSM/CDMA</w:t>
            </w:r>
          </w:p>
        </w:tc>
        <w:tc>
          <w:tcPr>
            <w:tcW w:w="1986" w:type="dxa"/>
            <w:shd w:val="clear" w:color="auto" w:fill="auto"/>
          </w:tcPr>
          <w:p w:rsidR="008C6DC1" w:rsidRPr="00393278" w:rsidRDefault="008C6DC1" w:rsidP="00DD41AC">
            <w:pPr>
              <w:rPr>
                <w:lang w:val="en-US"/>
              </w:rPr>
            </w:pPr>
            <w:r w:rsidRPr="00393278">
              <w:rPr>
                <w:lang w:val="en-US"/>
              </w:rPr>
              <w:t>Board</w:t>
            </w:r>
          </w:p>
        </w:tc>
      </w:tr>
      <w:tr w:rsidR="008C6DC1" w:rsidRPr="00393278" w:rsidTr="00DD41AC">
        <w:tc>
          <w:tcPr>
            <w:tcW w:w="2605" w:type="dxa"/>
            <w:shd w:val="clear" w:color="auto" w:fill="auto"/>
          </w:tcPr>
          <w:p w:rsidR="008C6DC1" w:rsidRPr="00393278" w:rsidRDefault="008C6DC1" w:rsidP="00DD41AC">
            <w:pPr>
              <w:rPr>
                <w:lang w:val="en-US"/>
              </w:rPr>
            </w:pPr>
            <w:r w:rsidRPr="00393278">
              <w:rPr>
                <w:lang w:val="en-US"/>
              </w:rPr>
              <w:t>RRU CBCI</w:t>
            </w:r>
          </w:p>
        </w:tc>
        <w:tc>
          <w:tcPr>
            <w:tcW w:w="2604" w:type="dxa"/>
            <w:shd w:val="clear" w:color="auto" w:fill="auto"/>
          </w:tcPr>
          <w:p w:rsidR="008C6DC1" w:rsidRPr="00393278" w:rsidRDefault="00F52EF5" w:rsidP="00DD41AC">
            <w:pPr>
              <w:rPr>
                <w:lang w:val="en-US"/>
              </w:rPr>
            </w:pPr>
            <w:r w:rsidRPr="00393278">
              <w:rPr>
                <w:rStyle w:val="FootnoteReference"/>
                <w:lang w:val="en-US"/>
              </w:rPr>
              <w:footnoteReference w:id="4"/>
            </w:r>
            <w:r w:rsidR="008C6DC1" w:rsidRPr="00393278">
              <w:rPr>
                <w:lang w:val="en-US"/>
              </w:rPr>
              <w:t>WCDMA</w:t>
            </w:r>
          </w:p>
        </w:tc>
        <w:tc>
          <w:tcPr>
            <w:tcW w:w="1986" w:type="dxa"/>
            <w:shd w:val="clear" w:color="auto" w:fill="auto"/>
          </w:tcPr>
          <w:p w:rsidR="008C6DC1" w:rsidRPr="00393278" w:rsidRDefault="008C6DC1" w:rsidP="00DD41AC">
            <w:pPr>
              <w:rPr>
                <w:lang w:val="en-US"/>
              </w:rPr>
            </w:pPr>
            <w:r w:rsidRPr="00393278">
              <w:rPr>
                <w:lang w:val="en-US"/>
              </w:rPr>
              <w:t>Board</w:t>
            </w:r>
          </w:p>
        </w:tc>
      </w:tr>
      <w:tr w:rsidR="008C6DC1" w:rsidRPr="00393278" w:rsidTr="00DD41AC">
        <w:tc>
          <w:tcPr>
            <w:tcW w:w="2605" w:type="dxa"/>
            <w:shd w:val="clear" w:color="auto" w:fill="auto"/>
          </w:tcPr>
          <w:p w:rsidR="008C6DC1" w:rsidRPr="00393278" w:rsidRDefault="008C6DC1" w:rsidP="00DD41AC">
            <w:pPr>
              <w:rPr>
                <w:lang w:val="en-US"/>
              </w:rPr>
            </w:pPr>
            <w:r w:rsidRPr="00393278">
              <w:rPr>
                <w:lang w:val="en-US"/>
              </w:rPr>
              <w:t>RUW CBCI</w:t>
            </w:r>
          </w:p>
        </w:tc>
        <w:tc>
          <w:tcPr>
            <w:tcW w:w="2604" w:type="dxa"/>
            <w:shd w:val="clear" w:color="auto" w:fill="auto"/>
          </w:tcPr>
          <w:p w:rsidR="008C6DC1" w:rsidRPr="00393278" w:rsidRDefault="008C6DC1" w:rsidP="00DD41AC">
            <w:pPr>
              <w:rPr>
                <w:lang w:val="en-US"/>
              </w:rPr>
            </w:pPr>
            <w:r w:rsidRPr="00393278">
              <w:rPr>
                <w:lang w:val="en-US"/>
              </w:rPr>
              <w:t>WCDMA</w:t>
            </w:r>
          </w:p>
        </w:tc>
        <w:tc>
          <w:tcPr>
            <w:tcW w:w="1986" w:type="dxa"/>
            <w:shd w:val="clear" w:color="auto" w:fill="auto"/>
          </w:tcPr>
          <w:p w:rsidR="008C6DC1" w:rsidRPr="00393278" w:rsidRDefault="008C6DC1" w:rsidP="00DD41AC">
            <w:pPr>
              <w:rPr>
                <w:lang w:val="en-US"/>
              </w:rPr>
            </w:pPr>
            <w:r w:rsidRPr="00393278">
              <w:rPr>
                <w:lang w:val="en-US"/>
              </w:rPr>
              <w:t>Board</w:t>
            </w:r>
          </w:p>
        </w:tc>
      </w:tr>
      <w:tr w:rsidR="008C6DC1" w:rsidRPr="00393278" w:rsidTr="00DD41AC">
        <w:tc>
          <w:tcPr>
            <w:tcW w:w="2605" w:type="dxa"/>
            <w:shd w:val="clear" w:color="auto" w:fill="auto"/>
          </w:tcPr>
          <w:p w:rsidR="008C6DC1" w:rsidRPr="00393278" w:rsidRDefault="008C6DC1" w:rsidP="00DD41AC">
            <w:pPr>
              <w:rPr>
                <w:lang w:val="en-US"/>
              </w:rPr>
            </w:pPr>
            <w:r w:rsidRPr="00393278">
              <w:rPr>
                <w:lang w:val="en-US"/>
              </w:rPr>
              <w:t>TR DCI</w:t>
            </w:r>
          </w:p>
        </w:tc>
        <w:tc>
          <w:tcPr>
            <w:tcW w:w="2604" w:type="dxa"/>
            <w:shd w:val="clear" w:color="auto" w:fill="auto"/>
          </w:tcPr>
          <w:p w:rsidR="008C6DC1" w:rsidRPr="00393278" w:rsidRDefault="008C6DC1" w:rsidP="00DD41AC">
            <w:pPr>
              <w:rPr>
                <w:lang w:val="en-US"/>
              </w:rPr>
            </w:pPr>
            <w:r w:rsidRPr="00393278">
              <w:rPr>
                <w:lang w:val="en-US"/>
              </w:rPr>
              <w:t>LTE/GSM/CDMA</w:t>
            </w:r>
          </w:p>
        </w:tc>
        <w:tc>
          <w:tcPr>
            <w:tcW w:w="1986" w:type="dxa"/>
            <w:shd w:val="clear" w:color="auto" w:fill="auto"/>
          </w:tcPr>
          <w:p w:rsidR="008C6DC1" w:rsidRPr="00393278" w:rsidRDefault="008C6DC1" w:rsidP="00DD41AC">
            <w:pPr>
              <w:rPr>
                <w:lang w:val="en-US"/>
              </w:rPr>
            </w:pPr>
            <w:r w:rsidRPr="00393278">
              <w:rPr>
                <w:lang w:val="en-US"/>
              </w:rPr>
              <w:t>Device</w:t>
            </w:r>
          </w:p>
        </w:tc>
      </w:tr>
      <w:tr w:rsidR="008C6DC1" w:rsidRPr="00393278" w:rsidTr="00DD41AC">
        <w:tc>
          <w:tcPr>
            <w:tcW w:w="2605" w:type="dxa"/>
            <w:shd w:val="clear" w:color="auto" w:fill="auto"/>
          </w:tcPr>
          <w:p w:rsidR="008C6DC1" w:rsidRPr="00393278" w:rsidRDefault="008C6DC1" w:rsidP="00DD41AC">
            <w:pPr>
              <w:rPr>
                <w:lang w:val="en-US"/>
              </w:rPr>
            </w:pPr>
            <w:r w:rsidRPr="00393278">
              <w:rPr>
                <w:lang w:val="en-US"/>
              </w:rPr>
              <w:lastRenderedPageBreak/>
              <w:t>ANTPI</w:t>
            </w:r>
          </w:p>
        </w:tc>
        <w:tc>
          <w:tcPr>
            <w:tcW w:w="2604" w:type="dxa"/>
            <w:shd w:val="clear" w:color="auto" w:fill="auto"/>
          </w:tcPr>
          <w:p w:rsidR="008C6DC1" w:rsidRPr="00393278" w:rsidRDefault="008C6DC1" w:rsidP="00DD41AC">
            <w:pPr>
              <w:rPr>
                <w:lang w:val="en-US"/>
              </w:rPr>
            </w:pPr>
            <w:r w:rsidRPr="00393278">
              <w:rPr>
                <w:lang w:val="en-US"/>
              </w:rPr>
              <w:t>LTE/GSM</w:t>
            </w:r>
          </w:p>
        </w:tc>
        <w:tc>
          <w:tcPr>
            <w:tcW w:w="1986" w:type="dxa"/>
            <w:shd w:val="clear" w:color="auto" w:fill="auto"/>
          </w:tcPr>
          <w:p w:rsidR="008C6DC1" w:rsidRPr="00393278" w:rsidRDefault="008C6DC1" w:rsidP="00DD41AC">
            <w:pPr>
              <w:rPr>
                <w:lang w:val="en-US"/>
              </w:rPr>
            </w:pPr>
            <w:r w:rsidRPr="00393278">
              <w:rPr>
                <w:lang w:val="en-US"/>
              </w:rPr>
              <w:t>Device</w:t>
            </w:r>
          </w:p>
        </w:tc>
      </w:tr>
      <w:tr w:rsidR="008C6DC1" w:rsidRPr="00393278" w:rsidTr="00DD41AC">
        <w:tc>
          <w:tcPr>
            <w:tcW w:w="2605" w:type="dxa"/>
            <w:shd w:val="clear" w:color="auto" w:fill="auto"/>
          </w:tcPr>
          <w:p w:rsidR="008C6DC1" w:rsidRPr="00393278" w:rsidRDefault="008C6DC1" w:rsidP="00DD41AC">
            <w:pPr>
              <w:rPr>
                <w:lang w:val="en-US"/>
              </w:rPr>
            </w:pPr>
            <w:r w:rsidRPr="00393278">
              <w:rPr>
                <w:lang w:val="en-US"/>
              </w:rPr>
              <w:t>TR CDCI</w:t>
            </w:r>
          </w:p>
        </w:tc>
        <w:tc>
          <w:tcPr>
            <w:tcW w:w="2604" w:type="dxa"/>
            <w:shd w:val="clear" w:color="auto" w:fill="auto"/>
          </w:tcPr>
          <w:p w:rsidR="008C6DC1" w:rsidRPr="00393278" w:rsidRDefault="008C6DC1" w:rsidP="00DD41AC">
            <w:pPr>
              <w:rPr>
                <w:lang w:val="en-US"/>
              </w:rPr>
            </w:pPr>
            <w:r w:rsidRPr="00393278">
              <w:rPr>
                <w:lang w:val="en-US"/>
              </w:rPr>
              <w:t>WCDMA</w:t>
            </w:r>
          </w:p>
        </w:tc>
        <w:tc>
          <w:tcPr>
            <w:tcW w:w="1986" w:type="dxa"/>
            <w:shd w:val="clear" w:color="auto" w:fill="auto"/>
          </w:tcPr>
          <w:p w:rsidR="008C6DC1" w:rsidRPr="00393278" w:rsidRDefault="008C6DC1" w:rsidP="00DD41AC">
            <w:pPr>
              <w:rPr>
                <w:lang w:val="en-US"/>
              </w:rPr>
            </w:pPr>
            <w:r w:rsidRPr="00393278">
              <w:rPr>
                <w:lang w:val="en-US"/>
              </w:rPr>
              <w:t>Device</w:t>
            </w:r>
          </w:p>
        </w:tc>
      </w:tr>
      <w:tr w:rsidR="008C6DC1" w:rsidRPr="00393278" w:rsidTr="00DD41AC">
        <w:tc>
          <w:tcPr>
            <w:tcW w:w="2605" w:type="dxa"/>
            <w:shd w:val="clear" w:color="auto" w:fill="auto"/>
          </w:tcPr>
          <w:p w:rsidR="008C6DC1" w:rsidRPr="00393278" w:rsidRDefault="008C6DC1" w:rsidP="00DD41AC">
            <w:pPr>
              <w:rPr>
                <w:lang w:val="en-US"/>
              </w:rPr>
            </w:pPr>
            <w:r w:rsidRPr="00393278">
              <w:rPr>
                <w:lang w:val="en-US"/>
              </w:rPr>
              <w:t>TPA CDCI</w:t>
            </w:r>
          </w:p>
        </w:tc>
        <w:tc>
          <w:tcPr>
            <w:tcW w:w="2604" w:type="dxa"/>
            <w:shd w:val="clear" w:color="auto" w:fill="auto"/>
          </w:tcPr>
          <w:p w:rsidR="008C6DC1" w:rsidRPr="00393278" w:rsidRDefault="008C6DC1" w:rsidP="00DD41AC">
            <w:pPr>
              <w:rPr>
                <w:lang w:val="en-US"/>
              </w:rPr>
            </w:pPr>
            <w:r w:rsidRPr="00393278">
              <w:rPr>
                <w:lang w:val="en-US"/>
              </w:rPr>
              <w:t>WCDMA</w:t>
            </w:r>
          </w:p>
        </w:tc>
        <w:tc>
          <w:tcPr>
            <w:tcW w:w="1986" w:type="dxa"/>
            <w:shd w:val="clear" w:color="auto" w:fill="auto"/>
          </w:tcPr>
          <w:p w:rsidR="008C6DC1" w:rsidRPr="00393278" w:rsidRDefault="008C6DC1" w:rsidP="00DD41AC">
            <w:pPr>
              <w:rPr>
                <w:lang w:val="en-US"/>
              </w:rPr>
            </w:pPr>
            <w:r w:rsidRPr="00393278">
              <w:rPr>
                <w:lang w:val="en-US"/>
              </w:rPr>
              <w:t>Device</w:t>
            </w:r>
          </w:p>
        </w:tc>
      </w:tr>
      <w:tr w:rsidR="008C6DC1" w:rsidRPr="00393278" w:rsidTr="00DD41AC">
        <w:tc>
          <w:tcPr>
            <w:tcW w:w="2605" w:type="dxa"/>
            <w:shd w:val="clear" w:color="auto" w:fill="auto"/>
          </w:tcPr>
          <w:p w:rsidR="008C6DC1" w:rsidRPr="00393278" w:rsidRDefault="008C6DC1" w:rsidP="00DD41AC">
            <w:pPr>
              <w:rPr>
                <w:lang w:val="en-US"/>
              </w:rPr>
            </w:pPr>
            <w:r w:rsidRPr="00393278">
              <w:rPr>
                <w:lang w:val="en-US"/>
              </w:rPr>
              <w:t>AI CDCI</w:t>
            </w:r>
          </w:p>
        </w:tc>
        <w:tc>
          <w:tcPr>
            <w:tcW w:w="2604" w:type="dxa"/>
            <w:shd w:val="clear" w:color="auto" w:fill="auto"/>
          </w:tcPr>
          <w:p w:rsidR="008C6DC1" w:rsidRPr="00393278" w:rsidRDefault="008C6DC1" w:rsidP="00DD41AC">
            <w:pPr>
              <w:rPr>
                <w:lang w:val="en-US"/>
              </w:rPr>
            </w:pPr>
            <w:r w:rsidRPr="00393278">
              <w:rPr>
                <w:lang w:val="en-US"/>
              </w:rPr>
              <w:t>WCDMA</w:t>
            </w:r>
          </w:p>
        </w:tc>
        <w:tc>
          <w:tcPr>
            <w:tcW w:w="1986" w:type="dxa"/>
            <w:shd w:val="clear" w:color="auto" w:fill="auto"/>
          </w:tcPr>
          <w:p w:rsidR="008C6DC1" w:rsidRPr="00393278" w:rsidRDefault="008C6DC1" w:rsidP="00DD41AC">
            <w:pPr>
              <w:rPr>
                <w:lang w:val="en-US"/>
              </w:rPr>
            </w:pPr>
            <w:r w:rsidRPr="00393278">
              <w:rPr>
                <w:lang w:val="en-US"/>
              </w:rPr>
              <w:t>Device</w:t>
            </w:r>
          </w:p>
        </w:tc>
      </w:tr>
      <w:tr w:rsidR="008C6DC1" w:rsidRPr="00393278" w:rsidTr="00DD41AC">
        <w:tc>
          <w:tcPr>
            <w:tcW w:w="2605" w:type="dxa"/>
            <w:shd w:val="clear" w:color="auto" w:fill="auto"/>
          </w:tcPr>
          <w:p w:rsidR="008C6DC1" w:rsidRPr="00393278" w:rsidRDefault="008C6DC1" w:rsidP="00DD41AC">
            <w:pPr>
              <w:rPr>
                <w:lang w:val="en-US"/>
              </w:rPr>
            </w:pPr>
            <w:r w:rsidRPr="00393278">
              <w:rPr>
                <w:lang w:val="en-US"/>
              </w:rPr>
              <w:t>DPCL CDCI</w:t>
            </w:r>
          </w:p>
        </w:tc>
        <w:tc>
          <w:tcPr>
            <w:tcW w:w="2604" w:type="dxa"/>
            <w:shd w:val="clear" w:color="auto" w:fill="auto"/>
          </w:tcPr>
          <w:p w:rsidR="008C6DC1" w:rsidRPr="00393278" w:rsidRDefault="008C6DC1" w:rsidP="00DD41AC">
            <w:pPr>
              <w:rPr>
                <w:lang w:val="en-US"/>
              </w:rPr>
            </w:pPr>
            <w:r w:rsidRPr="00393278">
              <w:rPr>
                <w:lang w:val="en-US"/>
              </w:rPr>
              <w:t>WCDMA</w:t>
            </w:r>
          </w:p>
        </w:tc>
        <w:tc>
          <w:tcPr>
            <w:tcW w:w="1986" w:type="dxa"/>
            <w:shd w:val="clear" w:color="auto" w:fill="auto"/>
          </w:tcPr>
          <w:p w:rsidR="008C6DC1" w:rsidRPr="00393278" w:rsidRDefault="008C6DC1" w:rsidP="00DD41AC">
            <w:pPr>
              <w:rPr>
                <w:lang w:val="en-US"/>
              </w:rPr>
            </w:pPr>
            <w:r w:rsidRPr="00393278">
              <w:rPr>
                <w:lang w:val="en-US"/>
              </w:rPr>
              <w:t>Device</w:t>
            </w:r>
          </w:p>
        </w:tc>
      </w:tr>
      <w:tr w:rsidR="008C6DC1" w:rsidRPr="00393278" w:rsidTr="00DD41AC">
        <w:tc>
          <w:tcPr>
            <w:tcW w:w="2605" w:type="dxa"/>
            <w:shd w:val="clear" w:color="auto" w:fill="auto"/>
          </w:tcPr>
          <w:p w:rsidR="008C6DC1" w:rsidRPr="00393278" w:rsidRDefault="008C6DC1" w:rsidP="00DD41AC">
            <w:pPr>
              <w:rPr>
                <w:lang w:val="en-US"/>
              </w:rPr>
            </w:pPr>
            <w:r w:rsidRPr="00393278">
              <w:rPr>
                <w:lang w:val="en-US"/>
              </w:rPr>
              <w:t>ALM CDCI</w:t>
            </w:r>
          </w:p>
        </w:tc>
        <w:tc>
          <w:tcPr>
            <w:tcW w:w="2604" w:type="dxa"/>
            <w:shd w:val="clear" w:color="auto" w:fill="auto"/>
          </w:tcPr>
          <w:p w:rsidR="008C6DC1" w:rsidRPr="00393278" w:rsidRDefault="008C6DC1" w:rsidP="00DD41AC">
            <w:pPr>
              <w:rPr>
                <w:lang w:val="en-US"/>
              </w:rPr>
            </w:pPr>
            <w:r w:rsidRPr="00393278">
              <w:rPr>
                <w:lang w:val="en-US"/>
              </w:rPr>
              <w:t>WCDMA/LTE/GSM/CDMA</w:t>
            </w:r>
          </w:p>
        </w:tc>
        <w:tc>
          <w:tcPr>
            <w:tcW w:w="1986" w:type="dxa"/>
            <w:shd w:val="clear" w:color="auto" w:fill="auto"/>
          </w:tcPr>
          <w:p w:rsidR="008C6DC1" w:rsidRPr="00393278" w:rsidRDefault="008C6DC1" w:rsidP="00DD41AC">
            <w:pPr>
              <w:rPr>
                <w:lang w:val="en-US"/>
              </w:rPr>
            </w:pPr>
            <w:r w:rsidRPr="00393278">
              <w:rPr>
                <w:lang w:val="en-US"/>
              </w:rPr>
              <w:t>Device</w:t>
            </w:r>
          </w:p>
        </w:tc>
      </w:tr>
      <w:tr w:rsidR="00877977" w:rsidRPr="00393278" w:rsidTr="00DD41AC">
        <w:trPr>
          <w:ins w:id="610" w:author="Ian Dillon" w:date="2015-11-11T16:13:00Z"/>
        </w:trPr>
        <w:tc>
          <w:tcPr>
            <w:tcW w:w="2605" w:type="dxa"/>
            <w:shd w:val="clear" w:color="auto" w:fill="auto"/>
          </w:tcPr>
          <w:p w:rsidR="00877977" w:rsidRPr="00393278" w:rsidRDefault="00877977" w:rsidP="00DD41AC">
            <w:pPr>
              <w:rPr>
                <w:ins w:id="611" w:author="Ian Dillon" w:date="2015-11-11T16:13:00Z"/>
                <w:lang w:val="en-US"/>
              </w:rPr>
            </w:pPr>
            <w:ins w:id="612" w:author="Ian Dillon" w:date="2015-11-11T16:13:00Z">
              <w:r w:rsidRPr="00393278">
                <w:rPr>
                  <w:lang w:val="en-US"/>
                </w:rPr>
                <w:t>RMCI</w:t>
              </w:r>
            </w:ins>
          </w:p>
        </w:tc>
        <w:tc>
          <w:tcPr>
            <w:tcW w:w="2604" w:type="dxa"/>
            <w:shd w:val="clear" w:color="auto" w:fill="auto"/>
          </w:tcPr>
          <w:p w:rsidR="00877977" w:rsidRPr="00393278" w:rsidRDefault="00877977" w:rsidP="00DD41AC">
            <w:pPr>
              <w:rPr>
                <w:ins w:id="613" w:author="Ian Dillon" w:date="2015-11-11T16:13:00Z"/>
                <w:lang w:val="en-US"/>
              </w:rPr>
            </w:pPr>
            <w:ins w:id="614" w:author="Ian Dillon" w:date="2015-11-11T16:13:00Z">
              <w:r w:rsidRPr="00393278">
                <w:rPr>
                  <w:lang w:val="en-US"/>
                </w:rPr>
                <w:t>WCDMA/LTE</w:t>
              </w:r>
            </w:ins>
          </w:p>
        </w:tc>
        <w:tc>
          <w:tcPr>
            <w:tcW w:w="1986" w:type="dxa"/>
            <w:shd w:val="clear" w:color="auto" w:fill="auto"/>
          </w:tcPr>
          <w:p w:rsidR="00877977" w:rsidRPr="00393278" w:rsidRDefault="00877977" w:rsidP="00DD41AC">
            <w:pPr>
              <w:rPr>
                <w:ins w:id="615" w:author="Ian Dillon" w:date="2015-11-11T16:13:00Z"/>
                <w:lang w:val="en-US"/>
              </w:rPr>
            </w:pPr>
            <w:ins w:id="616" w:author="Ian Dillon" w:date="2015-11-11T16:14:00Z">
              <w:r w:rsidRPr="00393278">
                <w:rPr>
                  <w:lang w:val="en-US"/>
                </w:rPr>
                <w:t>Device</w:t>
              </w:r>
            </w:ins>
          </w:p>
        </w:tc>
      </w:tr>
      <w:tr w:rsidR="00877977" w:rsidRPr="00393278" w:rsidTr="00DD41AC">
        <w:trPr>
          <w:ins w:id="617" w:author="Ian Dillon" w:date="2015-11-11T16:14:00Z"/>
        </w:trPr>
        <w:tc>
          <w:tcPr>
            <w:tcW w:w="2605" w:type="dxa"/>
            <w:shd w:val="clear" w:color="auto" w:fill="auto"/>
          </w:tcPr>
          <w:p w:rsidR="00877977" w:rsidRPr="00393278" w:rsidRDefault="00877977" w:rsidP="00DD41AC">
            <w:pPr>
              <w:rPr>
                <w:ins w:id="618" w:author="Ian Dillon" w:date="2015-11-11T16:14:00Z"/>
                <w:lang w:val="en-US"/>
              </w:rPr>
            </w:pPr>
            <w:ins w:id="619" w:author="Ian Dillon" w:date="2015-11-11T16:14:00Z">
              <w:r w:rsidRPr="00393278">
                <w:rPr>
                  <w:lang w:val="en-US"/>
                </w:rPr>
                <w:t>RFTI</w:t>
              </w:r>
            </w:ins>
          </w:p>
        </w:tc>
        <w:tc>
          <w:tcPr>
            <w:tcW w:w="2604" w:type="dxa"/>
            <w:shd w:val="clear" w:color="auto" w:fill="auto"/>
          </w:tcPr>
          <w:p w:rsidR="00877977" w:rsidRPr="00393278" w:rsidRDefault="00877977" w:rsidP="00DD41AC">
            <w:pPr>
              <w:rPr>
                <w:ins w:id="620" w:author="Ian Dillon" w:date="2015-11-11T16:14:00Z"/>
                <w:lang w:val="en-US"/>
              </w:rPr>
            </w:pPr>
            <w:ins w:id="621" w:author="Ian Dillon" w:date="2015-11-11T16:14:00Z">
              <w:r w:rsidRPr="00393278">
                <w:rPr>
                  <w:lang w:val="en-US"/>
                </w:rPr>
                <w:t>WCDMA/LTE</w:t>
              </w:r>
            </w:ins>
          </w:p>
        </w:tc>
        <w:tc>
          <w:tcPr>
            <w:tcW w:w="1986" w:type="dxa"/>
            <w:shd w:val="clear" w:color="auto" w:fill="auto"/>
          </w:tcPr>
          <w:p w:rsidR="00877977" w:rsidRPr="00393278" w:rsidRDefault="00877977" w:rsidP="00DD41AC">
            <w:pPr>
              <w:rPr>
                <w:ins w:id="622" w:author="Ian Dillon" w:date="2015-11-11T16:14:00Z"/>
                <w:lang w:val="en-US"/>
              </w:rPr>
            </w:pPr>
            <w:ins w:id="623" w:author="Ian Dillon" w:date="2015-11-11T16:14:00Z">
              <w:r w:rsidRPr="00393278">
                <w:rPr>
                  <w:lang w:val="en-US"/>
                </w:rPr>
                <w:t>Device</w:t>
              </w:r>
            </w:ins>
          </w:p>
        </w:tc>
      </w:tr>
    </w:tbl>
    <w:p w:rsidR="008C6DC1" w:rsidRDefault="008C6DC1" w:rsidP="008C6DC1">
      <w:pPr>
        <w:pStyle w:val="CaptionTable"/>
      </w:pPr>
      <w:bookmarkStart w:id="624" w:name="_Ref362248808"/>
      <w:r>
        <w:t xml:space="preserve">Table </w:t>
      </w:r>
      <w:fldSimple w:instr=" SEQ Table \* ARABIC ">
        <w:r w:rsidR="006A5469">
          <w:rPr>
            <w:noProof/>
          </w:rPr>
          <w:t>2</w:t>
        </w:r>
      </w:fldSimple>
      <w:bookmarkEnd w:id="624"/>
      <w:r>
        <w:tab/>
        <w:t>OAM Supported Interfaces</w:t>
      </w:r>
    </w:p>
    <w:p w:rsidR="008C6DC1" w:rsidRPr="00FF4979" w:rsidRDefault="008C6DC1" w:rsidP="008C6DC1">
      <w:pPr>
        <w:pStyle w:val="BodyText"/>
      </w:pPr>
      <w:r>
        <w:t xml:space="preserve">The main functions of the </w:t>
      </w:r>
      <w:r w:rsidRPr="00FF4979">
        <w:t>Board Control Interface</w:t>
      </w:r>
      <w:r>
        <w:t xml:space="preserve"> (BCI)</w:t>
      </w:r>
      <w:r w:rsidRPr="00FF4979">
        <w:t xml:space="preserve"> are:</w:t>
      </w:r>
    </w:p>
    <w:p w:rsidR="008C6DC1" w:rsidRPr="00FF4979" w:rsidRDefault="008C6DC1" w:rsidP="008C6DC1">
      <w:pPr>
        <w:pStyle w:val="ListBullet"/>
      </w:pPr>
      <w:r w:rsidRPr="00FF4979">
        <w:t>Load module handling</w:t>
      </w:r>
    </w:p>
    <w:p w:rsidR="008C6DC1" w:rsidRPr="00FF4979" w:rsidRDefault="008C6DC1" w:rsidP="008C6DC1">
      <w:pPr>
        <w:pStyle w:val="ListBullet"/>
      </w:pPr>
      <w:r w:rsidRPr="00FF4979">
        <w:t>Board state handling</w:t>
      </w:r>
    </w:p>
    <w:p w:rsidR="008C6DC1" w:rsidRPr="00FF4979" w:rsidRDefault="008C6DC1" w:rsidP="008C6DC1">
      <w:pPr>
        <w:pStyle w:val="ListBullet"/>
      </w:pPr>
      <w:r w:rsidRPr="00FF4979">
        <w:t>Board temperature reporting</w:t>
      </w:r>
    </w:p>
    <w:p w:rsidR="008C6DC1" w:rsidRPr="00FF4979" w:rsidRDefault="008C6DC1" w:rsidP="008C6DC1">
      <w:pPr>
        <w:pStyle w:val="ListBullet"/>
      </w:pPr>
      <w:r w:rsidRPr="00FF4979">
        <w:t>Control and reporting of MMI LEDs and button</w:t>
      </w:r>
    </w:p>
    <w:p w:rsidR="008C6DC1" w:rsidRPr="00FF4979" w:rsidRDefault="008C6DC1" w:rsidP="008C6DC1">
      <w:pPr>
        <w:pStyle w:val="ListBullet"/>
      </w:pPr>
      <w:r w:rsidRPr="00FF4979">
        <w:t>HW log read/write/erase</w:t>
      </w:r>
    </w:p>
    <w:p w:rsidR="008C6DC1" w:rsidRDefault="008C6DC1" w:rsidP="008C6DC1">
      <w:pPr>
        <w:pStyle w:val="ListBullet"/>
      </w:pPr>
      <w:r w:rsidRPr="00FF4979">
        <w:t>Board-level fault reporting</w:t>
      </w:r>
    </w:p>
    <w:p w:rsidR="00D32A09" w:rsidRPr="00EB05D7" w:rsidRDefault="00D32A09" w:rsidP="00D616FD">
      <w:pPr>
        <w:pStyle w:val="ListBullet"/>
      </w:pPr>
      <w:r w:rsidRPr="00EB05D7">
        <w:t>Triggering of board restarts</w:t>
      </w:r>
    </w:p>
    <w:p w:rsidR="008C6DC1" w:rsidRPr="00FF4979" w:rsidRDefault="008C6DC1" w:rsidP="008C6DC1">
      <w:pPr>
        <w:pStyle w:val="BodyText"/>
      </w:pPr>
      <w:r w:rsidRPr="00FF4979">
        <w:t>The main functions of</w:t>
      </w:r>
      <w:r>
        <w:t xml:space="preserve"> </w:t>
      </w:r>
      <w:r w:rsidRPr="00FF4979">
        <w:t>the Transceiver</w:t>
      </w:r>
      <w:r>
        <w:t xml:space="preserve"> Device Control Interface (</w:t>
      </w:r>
      <w:r w:rsidRPr="00FF4979">
        <w:t>TR DCI</w:t>
      </w:r>
      <w:r>
        <w:t>)</w:t>
      </w:r>
      <w:r w:rsidRPr="00FF4979">
        <w:t xml:space="preserve"> are:</w:t>
      </w:r>
    </w:p>
    <w:p w:rsidR="008C6DC1" w:rsidRPr="00FF4979" w:rsidRDefault="008C6DC1" w:rsidP="008C6DC1">
      <w:pPr>
        <w:pStyle w:val="ListBullet"/>
      </w:pPr>
      <w:r w:rsidRPr="00FF4979">
        <w:t>Radio capability reporting (output power, frequency range, internal bandwidth, number of carriers, etc</w:t>
      </w:r>
      <w:r>
        <w:t>…</w:t>
      </w:r>
      <w:r w:rsidRPr="00FF4979">
        <w:t>)</w:t>
      </w:r>
    </w:p>
    <w:p w:rsidR="008C6DC1" w:rsidRPr="00FF4979" w:rsidRDefault="008C6DC1" w:rsidP="008C6DC1">
      <w:pPr>
        <w:pStyle w:val="ListBullet"/>
      </w:pPr>
      <w:r w:rsidRPr="00FF4979">
        <w:t>Carrier setup and modification including power, frequency, bandwidth, time alignment and I/Q streams settings</w:t>
      </w:r>
    </w:p>
    <w:p w:rsidR="008C6DC1" w:rsidRPr="00FF4979" w:rsidRDefault="008C6DC1" w:rsidP="008C6DC1">
      <w:pPr>
        <w:pStyle w:val="ListBullet"/>
      </w:pPr>
      <w:r w:rsidRPr="00FF4979">
        <w:t>Handling of antenna port characteristics</w:t>
      </w:r>
    </w:p>
    <w:p w:rsidR="008C6DC1" w:rsidRPr="00FF4979" w:rsidRDefault="008C6DC1" w:rsidP="008C6DC1">
      <w:pPr>
        <w:pStyle w:val="ListBullet"/>
      </w:pPr>
      <w:r w:rsidRPr="00FF4979">
        <w:t>Cross-connect port setup and supervision</w:t>
      </w:r>
    </w:p>
    <w:p w:rsidR="008C6DC1" w:rsidRDefault="008C6DC1" w:rsidP="008C6DC1">
      <w:pPr>
        <w:pStyle w:val="ListBullet"/>
      </w:pPr>
      <w:r w:rsidRPr="00FF4979">
        <w:t>Device-level fault reporting</w:t>
      </w:r>
    </w:p>
    <w:p w:rsidR="00D32A09" w:rsidRPr="00EB05D7" w:rsidRDefault="00D32A09" w:rsidP="00D616FD">
      <w:pPr>
        <w:pStyle w:val="ListBullet"/>
      </w:pPr>
      <w:r w:rsidRPr="00EB05D7">
        <w:t>Configuration of RF-ports</w:t>
      </w:r>
    </w:p>
    <w:p w:rsidR="008C6DC1" w:rsidRPr="00FF4979" w:rsidRDefault="008C6DC1" w:rsidP="008C6DC1">
      <w:pPr>
        <w:pStyle w:val="BodyText"/>
      </w:pPr>
      <w:r w:rsidRPr="00FF4979">
        <w:t xml:space="preserve">The main functions of the </w:t>
      </w:r>
      <w:r>
        <w:t>Antenna Port Interface (ANTPI)</w:t>
      </w:r>
      <w:r w:rsidRPr="00FF4979">
        <w:t xml:space="preserve"> are:</w:t>
      </w:r>
    </w:p>
    <w:p w:rsidR="008C6DC1" w:rsidRPr="00FF4979" w:rsidRDefault="008C6DC1" w:rsidP="008C6DC1">
      <w:pPr>
        <w:pStyle w:val="ListBullet"/>
      </w:pPr>
      <w:r w:rsidRPr="00FF4979">
        <w:t>Antenna port capability reporting (voltage, supervision, modem, supported antenna line devices)</w:t>
      </w:r>
    </w:p>
    <w:p w:rsidR="008C6DC1" w:rsidRPr="00FF4979" w:rsidRDefault="008C6DC1" w:rsidP="008C6DC1">
      <w:pPr>
        <w:pStyle w:val="ListBullet"/>
      </w:pPr>
      <w:r w:rsidRPr="00FF4979">
        <w:t>Control of voltage and modem</w:t>
      </w:r>
    </w:p>
    <w:p w:rsidR="008C6DC1" w:rsidRPr="00FF4979" w:rsidRDefault="008C6DC1" w:rsidP="008C6DC1">
      <w:pPr>
        <w:pStyle w:val="ListBullet"/>
      </w:pPr>
      <w:r w:rsidRPr="00FF4979">
        <w:t xml:space="preserve">Connection with antenna line devices TMA or RET </w:t>
      </w:r>
    </w:p>
    <w:p w:rsidR="008C6DC1" w:rsidRPr="00FF4979" w:rsidRDefault="008C6DC1" w:rsidP="008C6DC1">
      <w:pPr>
        <w:pStyle w:val="ListBullet"/>
      </w:pPr>
      <w:r w:rsidRPr="00FF4979">
        <w:t>Sending data to antenna devices</w:t>
      </w:r>
    </w:p>
    <w:p w:rsidR="008C6DC1" w:rsidRPr="00FF4979" w:rsidRDefault="008C6DC1" w:rsidP="008C6DC1">
      <w:pPr>
        <w:pStyle w:val="ListBullet"/>
      </w:pPr>
      <w:r w:rsidRPr="00FF4979">
        <w:t>Antenna system supervision and fault reporting</w:t>
      </w:r>
    </w:p>
    <w:p w:rsidR="008C6DC1" w:rsidRDefault="008C6DC1" w:rsidP="008C6DC1">
      <w:pPr>
        <w:pStyle w:val="BodyText"/>
      </w:pPr>
      <w:r w:rsidRPr="00FF4979">
        <w:t xml:space="preserve">The functionality of the WCDMA interfaces is similar, but not fully equivalent, and spread over </w:t>
      </w:r>
      <w:r>
        <w:t>several</w:t>
      </w:r>
      <w:r w:rsidRPr="00FF4979">
        <w:t xml:space="preserve"> interfaces</w:t>
      </w:r>
      <w:r>
        <w:t xml:space="preserve"> –see </w:t>
      </w:r>
      <w:r>
        <w:fldChar w:fldCharType="begin"/>
      </w:r>
      <w:r>
        <w:instrText xml:space="preserve"> REF _Ref362248808 \h </w:instrText>
      </w:r>
      <w:r>
        <w:fldChar w:fldCharType="separate"/>
      </w:r>
      <w:r w:rsidR="006A5469">
        <w:t xml:space="preserve">Table </w:t>
      </w:r>
      <w:r w:rsidR="006A5469">
        <w:rPr>
          <w:noProof/>
        </w:rPr>
        <w:t>2</w:t>
      </w:r>
      <w:r>
        <w:fldChar w:fldCharType="end"/>
      </w:r>
      <w:r w:rsidRPr="00FF4979">
        <w:t>. E.g. the antenna port voltage, modem and carrier time alignment are controlled via the board-level interfaces.</w:t>
      </w:r>
    </w:p>
    <w:p w:rsidR="00D32A09" w:rsidRDefault="00D32A09" w:rsidP="00D32A09">
      <w:pPr>
        <w:pStyle w:val="ListBullet"/>
        <w:numPr>
          <w:ilvl w:val="0"/>
          <w:numId w:val="0"/>
        </w:numPr>
        <w:ind w:left="2914" w:hanging="362"/>
        <w:rPr>
          <w:highlight w:val="cyan"/>
        </w:rPr>
      </w:pPr>
    </w:p>
    <w:p w:rsidR="00D32A09" w:rsidRPr="00FF4979" w:rsidRDefault="00D32A09" w:rsidP="00D32A09">
      <w:pPr>
        <w:pStyle w:val="BodyText"/>
      </w:pPr>
      <w:r w:rsidRPr="00EB05D7">
        <w:t>The DUS G2 (Generation 2) intends to use the LTE-interfaces as a baseline for the WCDMA O&amp;M. This means that the LTE-interfaces will be used for all RAT’s supported by the Radio Unit. There will still be a need to support the legacy WCDMA interface, though.</w:t>
      </w:r>
    </w:p>
    <w:p w:rsidR="00D32A09" w:rsidRPr="00D32A09" w:rsidRDefault="00D32A09" w:rsidP="00D32A09">
      <w:pPr>
        <w:pStyle w:val="ListBullet"/>
        <w:numPr>
          <w:ilvl w:val="0"/>
          <w:numId w:val="0"/>
        </w:numPr>
        <w:ind w:left="2914" w:hanging="362"/>
        <w:rPr>
          <w:highlight w:val="cyan"/>
        </w:rPr>
      </w:pPr>
    </w:p>
    <w:p w:rsidR="008C6DC1" w:rsidRPr="00FF4979" w:rsidRDefault="008C6DC1" w:rsidP="008C6DC1">
      <w:pPr>
        <w:pStyle w:val="BodyText"/>
      </w:pPr>
      <w:r w:rsidRPr="00FF4979">
        <w:lastRenderedPageBreak/>
        <w:t xml:space="preserve">The O&amp;M layer also handles </w:t>
      </w:r>
      <w:r>
        <w:t xml:space="preserve">the </w:t>
      </w:r>
      <w:r w:rsidRPr="00FF4979">
        <w:t xml:space="preserve">Inter-Device Control Interface </w:t>
      </w:r>
      <w:r>
        <w:t>(</w:t>
      </w:r>
      <w:r w:rsidRPr="00FF4979">
        <w:t>IDCI ROT</w:t>
      </w:r>
      <w:r>
        <w:t xml:space="preserve">) </w:t>
      </w:r>
      <w:r w:rsidRPr="00FF4979">
        <w:t xml:space="preserve">for </w:t>
      </w:r>
      <w:r w:rsidRPr="00A77234">
        <w:rPr>
          <w:b/>
        </w:rPr>
        <w:t>R</w:t>
      </w:r>
      <w:r w:rsidRPr="00FF4979">
        <w:t xml:space="preserve">aise </w:t>
      </w:r>
      <w:r w:rsidRPr="00A77234">
        <w:rPr>
          <w:b/>
        </w:rPr>
        <w:t>O</w:t>
      </w:r>
      <w:r w:rsidRPr="00FF4979">
        <w:t xml:space="preserve">ver </w:t>
      </w:r>
      <w:r w:rsidRPr="00A77234">
        <w:rPr>
          <w:b/>
        </w:rPr>
        <w:t>T</w:t>
      </w:r>
      <w:r w:rsidRPr="00FF4979">
        <w:t>hermal, used for measurements of the received signal power. This interface is not an O&amp;M interface but it is handled in a similar way.</w:t>
      </w:r>
    </w:p>
    <w:p w:rsidR="008C6DC1" w:rsidRPr="00FF4979" w:rsidRDefault="008C6DC1" w:rsidP="008C6DC1">
      <w:pPr>
        <w:pStyle w:val="Heading3"/>
      </w:pPr>
      <w:r w:rsidRPr="00FF4979">
        <w:t>Internal structure</w:t>
      </w:r>
    </w:p>
    <w:p w:rsidR="008C6DC1" w:rsidRDefault="008C6DC1" w:rsidP="008C6DC1">
      <w:pPr>
        <w:pStyle w:val="BodyText"/>
      </w:pPr>
      <w:r w:rsidRPr="00FF4979">
        <w:t xml:space="preserve">The main components of the O&amp;M layer </w:t>
      </w:r>
      <w:r>
        <w:t xml:space="preserve">today </w:t>
      </w:r>
      <w:r w:rsidRPr="00FF4979">
        <w:t xml:space="preserve">are shown </w:t>
      </w:r>
      <w:r w:rsidR="00D32A09">
        <w:fldChar w:fldCharType="begin"/>
      </w:r>
      <w:r w:rsidR="00D32A09">
        <w:instrText xml:space="preserve"> REF _Ref373331499 \h </w:instrText>
      </w:r>
      <w:r w:rsidR="00D32A09">
        <w:fldChar w:fldCharType="separate"/>
      </w:r>
      <w:r w:rsidR="006A5469">
        <w:t xml:space="preserve">Figure </w:t>
      </w:r>
      <w:r w:rsidR="006A5469">
        <w:rPr>
          <w:noProof/>
        </w:rPr>
        <w:t>18</w:t>
      </w:r>
      <w:r w:rsidR="00D32A09">
        <w:fldChar w:fldCharType="end"/>
      </w:r>
      <w:r w:rsidR="00D32A09">
        <w:t xml:space="preserve"> </w:t>
      </w:r>
    </w:p>
    <w:p w:rsidR="00EF536C" w:rsidRDefault="00EF536C" w:rsidP="00EF536C">
      <w:pPr>
        <w:pStyle w:val="BodyText"/>
        <w:ind w:left="720"/>
        <w:rPr>
          <w:noProof/>
          <w:lang w:val="en-CA" w:eastAsia="en-CA"/>
        </w:rPr>
      </w:pPr>
    </w:p>
    <w:p w:rsidR="000967F3" w:rsidRDefault="00877977" w:rsidP="00EF536C">
      <w:pPr>
        <w:pStyle w:val="BodyText"/>
        <w:ind w:left="720"/>
      </w:pPr>
      <w:ins w:id="625" w:author="Ian Dillon" w:date="2015-11-11T16:15:00Z">
        <w:r>
          <w:rPr>
            <w:noProof/>
          </w:rPr>
        </w:r>
        <w:r>
          <w:pict>
            <v:shape id="_x0000_s1986" type="#_x0000_t75" style="width:442.1pt;height:236.2pt;mso-position-horizontal-relative:char;mso-position-vertical-relative:line">
              <v:imagedata r:id="rId30" o:title=""/>
              <w10:anchorlock/>
            </v:shape>
          </w:pict>
        </w:r>
      </w:ins>
    </w:p>
    <w:p w:rsidR="00310164" w:rsidRDefault="006A409C" w:rsidP="00EF536C">
      <w:pPr>
        <w:pStyle w:val="BodyText"/>
        <w:ind w:left="720"/>
      </w:pPr>
      <w:del w:id="626" w:author="Ian Dillon" w:date="2015-11-11T16:15:00Z">
        <w:r w:rsidDel="00877977">
          <w:object w:dxaOrig="11655" w:dyaOrig="7305">
            <v:shape id="_x0000_i1048" type="#_x0000_t75" style="width:450pt;height:282pt" o:ole="">
              <v:imagedata r:id="rId31" o:title=""/>
            </v:shape>
            <o:OLEObject Type="Embed" ProgID="Visio.Drawing.15" ShapeID="_x0000_i1048" DrawAspect="Content" ObjectID="_1661929261" r:id="rId32"/>
          </w:object>
        </w:r>
      </w:del>
    </w:p>
    <w:p w:rsidR="00D32A09" w:rsidRPr="005E1520" w:rsidRDefault="00D32A09" w:rsidP="00D32A09">
      <w:pPr>
        <w:pStyle w:val="CaptionFigure"/>
      </w:pPr>
      <w:bookmarkStart w:id="627" w:name="_Ref373331499"/>
      <w:r>
        <w:t xml:space="preserve">Figure </w:t>
      </w:r>
      <w:fldSimple w:instr=" SEQ Figure \* ARABIC ">
        <w:r w:rsidR="006A5469">
          <w:rPr>
            <w:noProof/>
          </w:rPr>
          <w:t>18</w:t>
        </w:r>
      </w:fldSimple>
      <w:bookmarkEnd w:id="627"/>
      <w:r>
        <w:tab/>
        <w:t>O&amp;M layer overview</w:t>
      </w:r>
    </w:p>
    <w:p w:rsidR="00D32A09" w:rsidRPr="00EB05D7" w:rsidRDefault="00D32A09" w:rsidP="00D32A09">
      <w:pPr>
        <w:pStyle w:val="BodyText"/>
      </w:pPr>
      <w:r w:rsidRPr="00EB05D7">
        <w:t>The Common Communication Interface Engine [CCIE] contains functionality common to all O&amp;M interfaces such as:</w:t>
      </w:r>
    </w:p>
    <w:p w:rsidR="00D32A09" w:rsidRPr="00EB05D7" w:rsidRDefault="00D32A09" w:rsidP="00D32A09">
      <w:pPr>
        <w:pStyle w:val="ListBullet"/>
      </w:pPr>
      <w:r w:rsidRPr="00EB05D7">
        <w:t xml:space="preserve">Publishing the interface </w:t>
      </w:r>
    </w:p>
    <w:p w:rsidR="00D32A09" w:rsidRPr="00EB05D7" w:rsidRDefault="00D32A09" w:rsidP="00D32A09">
      <w:pPr>
        <w:pStyle w:val="ListBullet"/>
      </w:pPr>
      <w:r w:rsidRPr="00EB05D7">
        <w:t>Protocol revision negotiation</w:t>
      </w:r>
    </w:p>
    <w:p w:rsidR="00D32A09" w:rsidRPr="00EB05D7" w:rsidRDefault="00D32A09" w:rsidP="00D32A09">
      <w:pPr>
        <w:pStyle w:val="ListBullet"/>
        <w:rPr>
          <w:lang w:eastAsia="ko-KR"/>
        </w:rPr>
      </w:pPr>
      <w:r w:rsidRPr="00EB05D7">
        <w:rPr>
          <w:lang w:eastAsia="ko-KR"/>
        </w:rPr>
        <w:t>Sending/receiving client signals (except some indications)</w:t>
      </w:r>
    </w:p>
    <w:p w:rsidR="00D32A09" w:rsidRPr="00EB05D7" w:rsidRDefault="00D32A09" w:rsidP="00D32A09">
      <w:pPr>
        <w:pStyle w:val="ListBullet"/>
        <w:rPr>
          <w:lang w:eastAsia="ko-KR"/>
        </w:rPr>
      </w:pPr>
      <w:r w:rsidRPr="00EB05D7">
        <w:rPr>
          <w:lang w:eastAsia="ko-KR"/>
        </w:rPr>
        <w:t>Maintaining the interface state</w:t>
      </w:r>
    </w:p>
    <w:p w:rsidR="00D32A09" w:rsidRPr="00EB05D7" w:rsidRDefault="00D32A09" w:rsidP="00D32A09">
      <w:pPr>
        <w:pStyle w:val="ListBullet"/>
        <w:rPr>
          <w:lang w:eastAsia="ko-KR"/>
        </w:rPr>
      </w:pPr>
      <w:r w:rsidRPr="00EB05D7">
        <w:rPr>
          <w:lang w:eastAsia="ko-KR"/>
        </w:rPr>
        <w:t>Forwarding fault indication from the CFHE to the subscribing clients</w:t>
      </w:r>
    </w:p>
    <w:p w:rsidR="00D32A09" w:rsidRPr="00EB05D7" w:rsidRDefault="00D32A09" w:rsidP="00D32A09">
      <w:pPr>
        <w:pStyle w:val="ListBullet"/>
        <w:rPr>
          <w:lang w:eastAsia="ko-KR"/>
        </w:rPr>
      </w:pPr>
      <w:r w:rsidRPr="00EB05D7">
        <w:rPr>
          <w:lang w:eastAsia="ko-KR"/>
        </w:rPr>
        <w:t>Translating between the global and the local device ids</w:t>
      </w:r>
    </w:p>
    <w:p w:rsidR="00D32A09" w:rsidRPr="00EB05D7" w:rsidRDefault="00D32A09" w:rsidP="00D32A09">
      <w:pPr>
        <w:pStyle w:val="ListBullet"/>
        <w:rPr>
          <w:lang w:eastAsia="ko-KR"/>
        </w:rPr>
      </w:pPr>
      <w:r w:rsidRPr="00EB05D7">
        <w:rPr>
          <w:lang w:eastAsia="ko-KR"/>
        </w:rPr>
        <w:t>Terminating fault and measurement subscriptions</w:t>
      </w:r>
    </w:p>
    <w:p w:rsidR="00D32A09" w:rsidRPr="00EB05D7" w:rsidRDefault="00D32A09" w:rsidP="00D32A09">
      <w:pPr>
        <w:pStyle w:val="ListBullet"/>
        <w:rPr>
          <w:lang w:eastAsia="ko-KR"/>
        </w:rPr>
      </w:pPr>
      <w:r w:rsidRPr="00EB05D7">
        <w:rPr>
          <w:lang w:eastAsia="ko-KR"/>
        </w:rPr>
        <w:t xml:space="preserve">Implementing </w:t>
      </w:r>
      <w:r w:rsidR="00091D22" w:rsidRPr="00EB05D7">
        <w:rPr>
          <w:lang w:eastAsia="ko-KR"/>
        </w:rPr>
        <w:t xml:space="preserve">the state machines given by </w:t>
      </w:r>
      <w:r w:rsidR="00091D22" w:rsidRPr="00EB05D7">
        <w:rPr>
          <w:lang w:eastAsia="ko-KR"/>
        </w:rPr>
        <w:fldChar w:fldCharType="begin"/>
      </w:r>
      <w:r w:rsidR="00091D22" w:rsidRPr="00EB05D7">
        <w:rPr>
          <w:lang w:eastAsia="ko-KR"/>
        </w:rPr>
        <w:instrText xml:space="preserve"> REF _Ref373419480 \r \h </w:instrText>
      </w:r>
      <w:r w:rsidR="00091D22" w:rsidRPr="00EB05D7">
        <w:rPr>
          <w:lang w:eastAsia="ko-KR"/>
        </w:rPr>
      </w:r>
      <w:r w:rsidR="00EB05D7">
        <w:rPr>
          <w:lang w:eastAsia="ko-KR"/>
        </w:rPr>
        <w:instrText xml:space="preserve"> \* MERGEFORMAT </w:instrText>
      </w:r>
      <w:r w:rsidR="00091D22" w:rsidRPr="00EB05D7">
        <w:rPr>
          <w:lang w:eastAsia="ko-KR"/>
        </w:rPr>
        <w:fldChar w:fldCharType="separate"/>
      </w:r>
      <w:r w:rsidR="006A5469">
        <w:rPr>
          <w:lang w:eastAsia="ko-KR"/>
        </w:rPr>
        <w:t>[41]</w:t>
      </w:r>
      <w:r w:rsidR="00091D22" w:rsidRPr="00EB05D7">
        <w:rPr>
          <w:lang w:eastAsia="ko-KR"/>
        </w:rPr>
        <w:fldChar w:fldCharType="end"/>
      </w:r>
      <w:r w:rsidR="00091D22" w:rsidRPr="00EB05D7">
        <w:rPr>
          <w:lang w:eastAsia="ko-KR"/>
        </w:rPr>
        <w:t xml:space="preserve"> </w:t>
      </w:r>
    </w:p>
    <w:p w:rsidR="00D32A09" w:rsidRPr="00EB05D7" w:rsidRDefault="00D32A09" w:rsidP="00D32A09">
      <w:pPr>
        <w:pStyle w:val="BodyText"/>
        <w:rPr>
          <w:lang w:eastAsia="ko-KR"/>
        </w:rPr>
      </w:pPr>
      <w:r w:rsidRPr="00EB05D7">
        <w:rPr>
          <w:lang w:eastAsia="ko-KR"/>
        </w:rPr>
        <w:t>Some of the client requests are handled internally in the CCIE, e.g. enabling and disabling the interface, audit request, fault subscriptions, and device address configuration. Other requests are passed to the components capable of dealing with these requests, i.e. requests that are to be carried out by the Radio Application software and affect the radio hardware.</w:t>
      </w:r>
    </w:p>
    <w:p w:rsidR="00D32A09" w:rsidRPr="00EB05D7" w:rsidRDefault="00D32A09" w:rsidP="00D32A09">
      <w:pPr>
        <w:pStyle w:val="BodyText"/>
        <w:rPr>
          <w:lang w:eastAsia="ko-KR"/>
        </w:rPr>
      </w:pPr>
      <w:r w:rsidRPr="00EB05D7">
        <w:rPr>
          <w:lang w:eastAsia="ko-KR"/>
        </w:rPr>
        <w:lastRenderedPageBreak/>
        <w:t>CCIE operation is controlled using a table. It defines the signals belonging to the interface, actions to be executed at signal reception and interface state changes at successful completion. CCIE supports two device models with different sets of state machines</w:t>
      </w:r>
      <w:r w:rsidR="004B3FF7">
        <w:rPr>
          <w:lang w:eastAsia="ko-KR"/>
        </w:rPr>
        <w:t xml:space="preserve"> (see</w:t>
      </w:r>
      <w:r w:rsidR="001473BF">
        <w:rPr>
          <w:lang w:eastAsia="ko-KR"/>
        </w:rPr>
        <w:t xml:space="preserve"> </w:t>
      </w:r>
      <w:r w:rsidR="001473BF">
        <w:rPr>
          <w:lang w:eastAsia="ko-KR"/>
        </w:rPr>
        <w:fldChar w:fldCharType="begin"/>
      </w:r>
      <w:r w:rsidR="001473BF">
        <w:rPr>
          <w:lang w:eastAsia="ko-KR"/>
        </w:rPr>
        <w:instrText xml:space="preserve"> REF _Ref422828814 \r \h </w:instrText>
      </w:r>
      <w:r w:rsidR="001473BF">
        <w:rPr>
          <w:lang w:eastAsia="ko-KR"/>
        </w:rPr>
      </w:r>
      <w:r w:rsidR="001473BF">
        <w:rPr>
          <w:lang w:eastAsia="ko-KR"/>
        </w:rPr>
        <w:fldChar w:fldCharType="separate"/>
      </w:r>
      <w:r w:rsidR="006A5469">
        <w:rPr>
          <w:lang w:eastAsia="ko-KR"/>
        </w:rPr>
        <w:t>[45]</w:t>
      </w:r>
      <w:r w:rsidR="001473BF">
        <w:rPr>
          <w:lang w:eastAsia="ko-KR"/>
        </w:rPr>
        <w:fldChar w:fldCharType="end"/>
      </w:r>
      <w:r w:rsidR="001473BF">
        <w:rPr>
          <w:lang w:eastAsia="ko-KR"/>
        </w:rPr>
        <w:t xml:space="preserve"> and </w:t>
      </w:r>
      <w:r w:rsidR="001473BF">
        <w:rPr>
          <w:lang w:eastAsia="ko-KR"/>
        </w:rPr>
        <w:fldChar w:fldCharType="begin"/>
      </w:r>
      <w:r w:rsidR="001473BF">
        <w:rPr>
          <w:lang w:eastAsia="ko-KR"/>
        </w:rPr>
        <w:instrText xml:space="preserve"> REF _Ref422828816 \r \h </w:instrText>
      </w:r>
      <w:r w:rsidR="001473BF">
        <w:rPr>
          <w:lang w:eastAsia="ko-KR"/>
        </w:rPr>
      </w:r>
      <w:r w:rsidR="001473BF">
        <w:rPr>
          <w:lang w:eastAsia="ko-KR"/>
        </w:rPr>
        <w:fldChar w:fldCharType="separate"/>
      </w:r>
      <w:r w:rsidR="006A5469">
        <w:rPr>
          <w:lang w:eastAsia="ko-KR"/>
        </w:rPr>
        <w:t>[46]</w:t>
      </w:r>
      <w:r w:rsidR="001473BF">
        <w:rPr>
          <w:lang w:eastAsia="ko-KR"/>
        </w:rPr>
        <w:fldChar w:fldCharType="end"/>
      </w:r>
      <w:r w:rsidR="004B3FF7">
        <w:rPr>
          <w:lang w:eastAsia="ko-KR"/>
        </w:rPr>
        <w:t>)</w:t>
      </w:r>
      <w:r w:rsidRPr="00EB05D7">
        <w:rPr>
          <w:lang w:eastAsia="ko-KR"/>
        </w:rPr>
        <w:t>.</w:t>
      </w:r>
    </w:p>
    <w:p w:rsidR="00D32A09" w:rsidRPr="00EB05D7" w:rsidRDefault="00D32A09" w:rsidP="00D32A09">
      <w:pPr>
        <w:pStyle w:val="BodyText"/>
        <w:rPr>
          <w:lang w:eastAsia="ko-KR"/>
        </w:rPr>
      </w:pPr>
      <w:r w:rsidRPr="00EB05D7">
        <w:rPr>
          <w:lang w:eastAsia="ko-KR"/>
        </w:rPr>
        <w:t xml:space="preserve">There are </w:t>
      </w:r>
      <w:del w:id="628" w:author="Ian Dillon" w:date="2015-11-11T16:15:00Z">
        <w:r w:rsidRPr="00EB05D7" w:rsidDel="00877977">
          <w:rPr>
            <w:lang w:eastAsia="ko-KR"/>
          </w:rPr>
          <w:delText xml:space="preserve">four </w:delText>
        </w:r>
      </w:del>
      <w:ins w:id="629" w:author="Ian Dillon" w:date="2015-11-11T16:15:00Z">
        <w:r w:rsidR="00877977">
          <w:rPr>
            <w:lang w:eastAsia="ko-KR"/>
          </w:rPr>
          <w:t>several</w:t>
        </w:r>
        <w:r w:rsidR="00877977" w:rsidRPr="00EB05D7">
          <w:rPr>
            <w:lang w:eastAsia="ko-KR"/>
          </w:rPr>
          <w:t xml:space="preserve"> </w:t>
        </w:r>
      </w:ins>
      <w:r w:rsidRPr="00EB05D7">
        <w:rPr>
          <w:lang w:eastAsia="ko-KR"/>
        </w:rPr>
        <w:t xml:space="preserve">different groups of interface servers; equipment related (RU-CBCI and BCI), carrier related (TR-CDCI, DPCL, TPA for WCDMA and TR-DCI for LTE), antenna related (AI-CDCI for WCDMA and ANTPI for LTE) </w:t>
      </w:r>
      <w:del w:id="630" w:author="Ian Dillon" w:date="2015-11-11T16:15:00Z">
        <w:r w:rsidRPr="00EB05D7" w:rsidDel="00877977">
          <w:rPr>
            <w:lang w:eastAsia="ko-KR"/>
          </w:rPr>
          <w:delText xml:space="preserve">and </w:delText>
        </w:r>
      </w:del>
      <w:r w:rsidRPr="00EB05D7">
        <w:rPr>
          <w:lang w:eastAsia="ko-KR"/>
        </w:rPr>
        <w:t>external alarm</w:t>
      </w:r>
      <w:ins w:id="631" w:author="Ian Dillon" w:date="2015-11-11T16:15:00Z">
        <w:r w:rsidR="00877977">
          <w:rPr>
            <w:lang w:eastAsia="ko-KR"/>
          </w:rPr>
          <w:t>, measurement (RMCI), and file transfer (RFTI)</w:t>
        </w:r>
      </w:ins>
      <w:r w:rsidRPr="00EB05D7">
        <w:rPr>
          <w:lang w:eastAsia="ko-KR"/>
        </w:rPr>
        <w:t>.</w:t>
      </w:r>
    </w:p>
    <w:p w:rsidR="00D32A09" w:rsidRPr="00EB05D7" w:rsidRDefault="00D32A09" w:rsidP="00D32A09">
      <w:pPr>
        <w:pStyle w:val="BodyText"/>
        <w:rPr>
          <w:lang w:eastAsia="ko-KR"/>
        </w:rPr>
      </w:pPr>
      <w:r w:rsidRPr="00EB05D7">
        <w:rPr>
          <w:lang w:eastAsia="ko-KR"/>
        </w:rPr>
        <w:t xml:space="preserve">The server receives the client requests from the CCIE, </w:t>
      </w:r>
      <w:r w:rsidRPr="00EB05D7">
        <w:t xml:space="preserve">performs some sanity checks and converts the request </w:t>
      </w:r>
      <w:r w:rsidRPr="00EB05D7">
        <w:rPr>
          <w:lang w:eastAsia="ko-KR"/>
        </w:rPr>
        <w:t>to function calls through the LRCI/ ERCI, depending on the intended target. A single client request may result to a series of LRCI/ERCI calls.</w:t>
      </w:r>
    </w:p>
    <w:p w:rsidR="00D32A09" w:rsidRPr="00EB05D7" w:rsidRDefault="00D32A09" w:rsidP="00D32A09">
      <w:pPr>
        <w:pStyle w:val="BodyText"/>
        <w:rPr>
          <w:lang w:eastAsia="ko-KR"/>
        </w:rPr>
      </w:pPr>
      <w:r w:rsidRPr="00EB05D7">
        <w:rPr>
          <w:lang w:eastAsia="ko-KR"/>
        </w:rPr>
        <w:t xml:space="preserve">The majority of client requests made through BCI and CBCI interfaces are passed to the </w:t>
      </w:r>
      <w:r w:rsidR="006A409C">
        <w:rPr>
          <w:lang w:eastAsia="ko-KR"/>
        </w:rPr>
        <w:t>Board</w:t>
      </w:r>
      <w:r w:rsidR="00D454E3" w:rsidRPr="00EB05D7">
        <w:rPr>
          <w:lang w:eastAsia="ko-KR"/>
        </w:rPr>
        <w:t xml:space="preserve"> </w:t>
      </w:r>
      <w:r w:rsidRPr="00EB05D7">
        <w:rPr>
          <w:lang w:eastAsia="ko-KR"/>
        </w:rPr>
        <w:t>Resource Handler</w:t>
      </w:r>
      <w:r w:rsidR="006A409C">
        <w:rPr>
          <w:lang w:eastAsia="ko-KR"/>
        </w:rPr>
        <w:t xml:space="preserve"> component in CCIE</w:t>
      </w:r>
      <w:r w:rsidRPr="00EB05D7">
        <w:rPr>
          <w:lang w:eastAsia="ko-KR"/>
        </w:rPr>
        <w:t xml:space="preserve">. Requests with long execution time, especially operations on flash, are handled in separate processes to make the </w:t>
      </w:r>
      <w:r w:rsidR="006A409C">
        <w:rPr>
          <w:lang w:eastAsia="ko-KR"/>
        </w:rPr>
        <w:t>Board</w:t>
      </w:r>
      <w:r w:rsidR="00D454E3" w:rsidRPr="00EB05D7">
        <w:rPr>
          <w:lang w:eastAsia="ko-KR"/>
        </w:rPr>
        <w:t xml:space="preserve"> </w:t>
      </w:r>
      <w:r w:rsidRPr="00EB05D7">
        <w:rPr>
          <w:lang w:eastAsia="ko-KR"/>
        </w:rPr>
        <w:t>Resource Handle</w:t>
      </w:r>
      <w:r w:rsidR="00D454E3">
        <w:rPr>
          <w:lang w:eastAsia="ko-KR"/>
        </w:rPr>
        <w:t>r</w:t>
      </w:r>
      <w:r w:rsidRPr="00EB05D7">
        <w:rPr>
          <w:lang w:eastAsia="ko-KR"/>
        </w:rPr>
        <w:t xml:space="preserve"> available for other requests.</w:t>
      </w:r>
    </w:p>
    <w:p w:rsidR="00D32A09" w:rsidRPr="00EB05D7" w:rsidRDefault="00D32A09" w:rsidP="00D32A09">
      <w:pPr>
        <w:pStyle w:val="BodyText"/>
      </w:pPr>
      <w:r w:rsidRPr="00EB05D7">
        <w:t xml:space="preserve">The interface servers operate independently and in parallel, which satisfies the RU SW multi-client support requirement. Possible resource conflicts, especially access to flash, are resolved by the </w:t>
      </w:r>
      <w:r w:rsidR="006A409C">
        <w:t>Board</w:t>
      </w:r>
      <w:r w:rsidR="00D454E3" w:rsidRPr="00EB05D7">
        <w:t xml:space="preserve"> </w:t>
      </w:r>
      <w:r w:rsidRPr="00EB05D7">
        <w:t xml:space="preserve">Resource Handler. For this purpose, the </w:t>
      </w:r>
      <w:r w:rsidR="006A409C">
        <w:t xml:space="preserve">Board </w:t>
      </w:r>
      <w:r w:rsidRPr="00EB05D7">
        <w:t>Resource Handler implements the resource lock, which may be acquired by one client at a time, keeping the other clients on hold until the operation is completed. Other resource conflicts, e.g. conflicts associated with carrier resources, are controlled by lower layers.</w:t>
      </w:r>
    </w:p>
    <w:p w:rsidR="008C6DC1" w:rsidRDefault="008C6DC1" w:rsidP="008C6DC1">
      <w:pPr>
        <w:pStyle w:val="Heading3"/>
      </w:pPr>
      <w:r>
        <w:t>Common Fault Handler</w:t>
      </w:r>
    </w:p>
    <w:p w:rsidR="00D32A09" w:rsidRPr="00EB05D7" w:rsidRDefault="00D32A09" w:rsidP="00D32A09">
      <w:pPr>
        <w:pStyle w:val="BodyText"/>
      </w:pPr>
      <w:bookmarkStart w:id="632" w:name="_Toc361295926"/>
      <w:bookmarkStart w:id="633" w:name="_Toc363737944"/>
      <w:r w:rsidRPr="00EB05D7">
        <w:t>The Common Fault Hander keeps the high level fault state of the faults that are sent from the Radio to the clients.</w:t>
      </w:r>
    </w:p>
    <w:p w:rsidR="00D32A09" w:rsidRPr="00EB05D7" w:rsidRDefault="00D32A09" w:rsidP="00D32A09">
      <w:pPr>
        <w:pStyle w:val="BodyText"/>
      </w:pPr>
      <w:r w:rsidRPr="00EB05D7">
        <w:t>The CFHE receives local fault indications, generates the client fault indications, and sends the indications to the subscribers through the CCIE. The CFHE has the following key responsibilities:</w:t>
      </w:r>
    </w:p>
    <w:p w:rsidR="00D32A09" w:rsidRPr="00EB05D7" w:rsidRDefault="00D32A09" w:rsidP="00D32A09">
      <w:pPr>
        <w:pStyle w:val="ListBullet2"/>
      </w:pPr>
      <w:r w:rsidRPr="00EB05D7">
        <w:t>Fault Translation: Translate local Radio faults to RBS faults. In some cases, this may include mapping several local faults to a single RBS fault and/or the-other way around.</w:t>
      </w:r>
    </w:p>
    <w:p w:rsidR="00D32A09" w:rsidRPr="00EB05D7" w:rsidRDefault="00D32A09" w:rsidP="00D32A09">
      <w:pPr>
        <w:pStyle w:val="ListBullet2"/>
      </w:pPr>
      <w:r w:rsidRPr="00EB05D7">
        <w:t>Fault prioritization: Ensure that only the most severe Radio fault is presented externally. A new local fault with higher severity overrides and masks an existing lower priority fault.</w:t>
      </w:r>
    </w:p>
    <w:p w:rsidR="00D32A09" w:rsidRPr="00EB05D7" w:rsidRDefault="00D32A09" w:rsidP="00D32A09">
      <w:pPr>
        <w:pStyle w:val="ListBullet2"/>
      </w:pPr>
      <w:r w:rsidRPr="00EB05D7">
        <w:t>Generation, logging and sending the fault indications and fault ceased indications matching the active subscriptions.</w:t>
      </w:r>
    </w:p>
    <w:p w:rsidR="00D32A09" w:rsidRPr="00EB05D7" w:rsidRDefault="00D32A09" w:rsidP="00D32A09">
      <w:pPr>
        <w:pStyle w:val="ListBullet2"/>
      </w:pPr>
      <w:r w:rsidRPr="00EB05D7">
        <w:t xml:space="preserve">Communicating the HW fault status to the </w:t>
      </w:r>
      <w:r w:rsidR="008657B4">
        <w:t xml:space="preserve">CCIE </w:t>
      </w:r>
      <w:r w:rsidR="006A409C">
        <w:t>Board</w:t>
      </w:r>
      <w:r w:rsidR="00D454E3" w:rsidRPr="00EB05D7">
        <w:t xml:space="preserve"> </w:t>
      </w:r>
      <w:r w:rsidRPr="00EB05D7">
        <w:t>Resource Handler for the red LED control.</w:t>
      </w:r>
    </w:p>
    <w:p w:rsidR="00D32A09" w:rsidRPr="00EB05D7" w:rsidRDefault="00D32A09" w:rsidP="00D32A09">
      <w:pPr>
        <w:pStyle w:val="BodyText"/>
      </w:pPr>
      <w:r w:rsidRPr="00EB05D7">
        <w:lastRenderedPageBreak/>
        <w:t xml:space="preserve">The CFHE receives the local fault indications through the LRCI/ERCI and XPAI. </w:t>
      </w:r>
    </w:p>
    <w:p w:rsidR="00D32A09" w:rsidRPr="00EB05D7" w:rsidRDefault="00D32A09" w:rsidP="00D32A09">
      <w:pPr>
        <w:pStyle w:val="BodyText"/>
      </w:pPr>
      <w:r w:rsidRPr="00EB05D7">
        <w:t xml:space="preserve">Faults detected by various supervision functions in the different modules are reported to CFHE through the LRCI layer. The XPAI conveys to faults detected by the XP platform. </w:t>
      </w:r>
    </w:p>
    <w:p w:rsidR="00D32A09" w:rsidRDefault="00D32A09" w:rsidP="00D32A09">
      <w:pPr>
        <w:pStyle w:val="BodyText"/>
      </w:pPr>
      <w:r w:rsidRPr="00EB05D7">
        <w:t>Fault handling is heavily table-driven. The fault table holds the mappings between the internal fault ids and fault types text strings used in the logs, delay values, etc. For every fault, this table also keeps the list of higher-priority faults, which would suppress the fault if reported simultaneously. The fault map describes how Radio faults map onto the signals sent to the clients.</w:t>
      </w:r>
      <w:r w:rsidRPr="00FF4979">
        <w:t xml:space="preserve"> </w:t>
      </w:r>
    </w:p>
    <w:p w:rsidR="008C6DC1" w:rsidRPr="007A4B7D" w:rsidRDefault="008C6DC1" w:rsidP="008C6DC1">
      <w:pPr>
        <w:pStyle w:val="Heading2"/>
      </w:pPr>
      <w:bookmarkStart w:id="634" w:name="_Toc38649725"/>
      <w:r w:rsidRPr="007A4B7D">
        <w:t>LR</w:t>
      </w:r>
      <w:r>
        <w:t>CI/</w:t>
      </w:r>
      <w:r w:rsidRPr="007A4B7D">
        <w:t>ERCI</w:t>
      </w:r>
      <w:r>
        <w:t xml:space="preserve"> Layer</w:t>
      </w:r>
      <w:bookmarkEnd w:id="632"/>
      <w:bookmarkEnd w:id="633"/>
      <w:bookmarkEnd w:id="634"/>
    </w:p>
    <w:p w:rsidR="008C6DC1" w:rsidRDefault="008C6DC1" w:rsidP="008C6DC1">
      <w:pPr>
        <w:pStyle w:val="BodyText"/>
      </w:pPr>
      <w:r>
        <w:t>The LRCI/ERCI layer is the glue between the O&amp;M layer through which external client requests are received, and the other layers –specifically Functional Blocks Modules- that act on these requests.</w:t>
      </w:r>
    </w:p>
    <w:p w:rsidR="008C6DC1" w:rsidRDefault="008C6DC1" w:rsidP="008C6DC1">
      <w:pPr>
        <w:pStyle w:val="BodyText"/>
      </w:pPr>
      <w:r>
        <w:t>The LRCI/ERCI layer provides a collection of interfaces grouped into functional domains (FUD</w:t>
      </w:r>
      <w:r w:rsidR="005928AC">
        <w:t>s</w:t>
      </w:r>
      <w:r>
        <w:t xml:space="preserve">), see </w:t>
      </w:r>
      <w:r>
        <w:fldChar w:fldCharType="begin"/>
      </w:r>
      <w:r>
        <w:instrText xml:space="preserve"> REF _Ref332034090 \r \h </w:instrText>
      </w:r>
      <w:r>
        <w:fldChar w:fldCharType="separate"/>
      </w:r>
      <w:r w:rsidR="006A5469">
        <w:t>[16]</w:t>
      </w:r>
      <w:r>
        <w:fldChar w:fldCharType="end"/>
      </w:r>
      <w:r>
        <w:t>. Each interface is implemented as a C++ class whose methods trigger the associated services.</w:t>
      </w:r>
    </w:p>
    <w:p w:rsidR="008C6DC1" w:rsidRPr="00C2059B" w:rsidRDefault="006A409C" w:rsidP="008C6DC1">
      <w:pPr>
        <w:pStyle w:val="BodyText"/>
        <w:rPr>
          <w:color w:val="FF0000"/>
        </w:rPr>
      </w:pPr>
      <w:r>
        <w:t xml:space="preserve">The </w:t>
      </w:r>
      <w:r w:rsidR="008C6DC1" w:rsidRPr="00D85B8C">
        <w:t>LRCI/ER</w:t>
      </w:r>
      <w:r w:rsidR="00A0045A">
        <w:t xml:space="preserve">CI </w:t>
      </w:r>
      <w:r>
        <w:t>layer is only partly implemented</w:t>
      </w:r>
      <w:r w:rsidR="008C6DC1" w:rsidRPr="00D85B8C">
        <w:t>. As of the date of the document, some signaling initiated by the WCDMA client requests bypasses the interface.</w:t>
      </w:r>
      <w:r w:rsidR="008C6DC1">
        <w:t xml:space="preserve"> </w:t>
      </w:r>
    </w:p>
    <w:p w:rsidR="008C6DC1" w:rsidRDefault="008C6DC1" w:rsidP="008C6DC1">
      <w:pPr>
        <w:pStyle w:val="Heading2"/>
      </w:pPr>
      <w:bookmarkStart w:id="635" w:name="_Toc361295927"/>
      <w:bookmarkStart w:id="636" w:name="_Toc363737945"/>
      <w:bookmarkStart w:id="637" w:name="_Toc38649726"/>
      <w:r>
        <w:t>Common Layer</w:t>
      </w:r>
      <w:bookmarkEnd w:id="635"/>
      <w:bookmarkEnd w:id="636"/>
      <w:bookmarkEnd w:id="637"/>
    </w:p>
    <w:p w:rsidR="008C6DC1" w:rsidRDefault="008C6DC1" w:rsidP="008C6DC1">
      <w:pPr>
        <w:pStyle w:val="BodyText"/>
      </w:pPr>
      <w:r>
        <w:t>The Common SW Block contains functionality and data which are of interest to several modules types in the functional layer. Key components of the common layer include:</w:t>
      </w:r>
    </w:p>
    <w:p w:rsidR="008C6DC1" w:rsidRPr="000B46D5" w:rsidRDefault="008C6DC1" w:rsidP="008C6DC1">
      <w:pPr>
        <w:pStyle w:val="ListBullet"/>
        <w:rPr>
          <w:lang w:val="en-CA"/>
        </w:rPr>
      </w:pPr>
      <w:r w:rsidRPr="000B46D5">
        <w:t xml:space="preserve">Event Log </w:t>
      </w:r>
    </w:p>
    <w:p w:rsidR="008C6DC1" w:rsidRPr="00091D22" w:rsidRDefault="008C6DC1" w:rsidP="00091D22">
      <w:pPr>
        <w:pStyle w:val="ListBullet"/>
        <w:rPr>
          <w:lang w:val="en-CA"/>
        </w:rPr>
      </w:pPr>
      <w:r>
        <w:rPr>
          <w:lang w:val="en-CA"/>
        </w:rPr>
        <w:t>HW Log</w:t>
      </w:r>
    </w:p>
    <w:p w:rsidR="008C6DC1" w:rsidRPr="000B46D5" w:rsidRDefault="008C6DC1" w:rsidP="008C6DC1">
      <w:pPr>
        <w:pStyle w:val="ListBullet"/>
        <w:rPr>
          <w:lang w:val="en-CA"/>
        </w:rPr>
      </w:pPr>
      <w:r w:rsidRPr="000B46D5">
        <w:t>Trace and Error Log</w:t>
      </w:r>
    </w:p>
    <w:p w:rsidR="008C6DC1" w:rsidRPr="000B46D5" w:rsidRDefault="008C6DC1" w:rsidP="008C6DC1">
      <w:pPr>
        <w:pStyle w:val="ListBullet"/>
        <w:rPr>
          <w:lang w:val="en-CA"/>
        </w:rPr>
      </w:pPr>
      <w:r w:rsidRPr="000B46D5">
        <w:t xml:space="preserve">Common </w:t>
      </w:r>
      <w:r>
        <w:t xml:space="preserve">data and data </w:t>
      </w:r>
      <w:r w:rsidRPr="000B46D5">
        <w:t>types</w:t>
      </w:r>
    </w:p>
    <w:p w:rsidR="008C6DC1" w:rsidRPr="000B46D5" w:rsidRDefault="008C6DC1" w:rsidP="008C6DC1">
      <w:pPr>
        <w:pStyle w:val="ListBullet"/>
        <w:rPr>
          <w:lang w:val="en-CA"/>
        </w:rPr>
      </w:pPr>
      <w:r>
        <w:t xml:space="preserve">Common </w:t>
      </w:r>
      <w:r w:rsidRPr="000B46D5">
        <w:t>functions</w:t>
      </w:r>
    </w:p>
    <w:p w:rsidR="008C6DC1" w:rsidRPr="003B30AA" w:rsidRDefault="008C6DC1" w:rsidP="008C6DC1">
      <w:pPr>
        <w:pStyle w:val="ListBullet"/>
        <w:rPr>
          <w:lang w:val="en-CA"/>
        </w:rPr>
      </w:pPr>
      <w:r>
        <w:t xml:space="preserve">Common </w:t>
      </w:r>
      <w:r w:rsidRPr="000B46D5">
        <w:t>libraries</w:t>
      </w:r>
    </w:p>
    <w:p w:rsidR="008C6DC1" w:rsidRPr="00D3551A" w:rsidRDefault="008C6DC1" w:rsidP="008C6DC1">
      <w:pPr>
        <w:pStyle w:val="ListBullet"/>
        <w:rPr>
          <w:lang w:val="en-CA"/>
        </w:rPr>
      </w:pPr>
      <w:r>
        <w:t>Database</w:t>
      </w:r>
    </w:p>
    <w:p w:rsidR="00D3551A" w:rsidRPr="000B46D5" w:rsidRDefault="00D3551A" w:rsidP="008C6DC1">
      <w:pPr>
        <w:pStyle w:val="ListBullet"/>
        <w:rPr>
          <w:lang w:val="en-CA"/>
        </w:rPr>
      </w:pPr>
      <w:r>
        <w:t>Utilities</w:t>
      </w:r>
    </w:p>
    <w:p w:rsidR="008C6DC1" w:rsidRPr="00B4116C" w:rsidRDefault="008C6DC1" w:rsidP="008C6DC1">
      <w:pPr>
        <w:pStyle w:val="Heading3"/>
      </w:pPr>
      <w:bookmarkStart w:id="638" w:name="_Ref335309899"/>
      <w:r w:rsidRPr="00B4116C">
        <w:t>Database</w:t>
      </w:r>
      <w:bookmarkEnd w:id="638"/>
    </w:p>
    <w:p w:rsidR="008C6DC1" w:rsidRPr="00682531" w:rsidRDefault="008C6DC1" w:rsidP="008C6DC1">
      <w:pPr>
        <w:pStyle w:val="BodyText"/>
      </w:pPr>
      <w:r w:rsidRPr="00682531">
        <w:t xml:space="preserve">The database consists of two main parts the </w:t>
      </w:r>
      <w:r w:rsidRPr="00682531">
        <w:rPr>
          <w:i/>
        </w:rPr>
        <w:t>production database</w:t>
      </w:r>
      <w:r w:rsidRPr="00682531">
        <w:t xml:space="preserve"> and the </w:t>
      </w:r>
      <w:r w:rsidRPr="00682531">
        <w:rPr>
          <w:i/>
        </w:rPr>
        <w:t>SW database.</w:t>
      </w:r>
    </w:p>
    <w:p w:rsidR="008C6DC1" w:rsidRPr="00682531" w:rsidRDefault="008C6DC1" w:rsidP="008C6DC1">
      <w:pPr>
        <w:pStyle w:val="BodyText"/>
        <w:rPr>
          <w:u w:val="single"/>
        </w:rPr>
      </w:pPr>
      <w:r w:rsidRPr="00682531">
        <w:rPr>
          <w:u w:val="single"/>
        </w:rPr>
        <w:t>Production database</w:t>
      </w:r>
    </w:p>
    <w:p w:rsidR="008C6DC1" w:rsidRPr="00682531" w:rsidRDefault="008C6DC1" w:rsidP="008C6DC1">
      <w:pPr>
        <w:pStyle w:val="BodyText"/>
      </w:pPr>
      <w:r>
        <w:lastRenderedPageBreak/>
        <w:t>The production</w:t>
      </w:r>
      <w:r w:rsidRPr="00682531">
        <w:t xml:space="preserve"> database is saved during the </w:t>
      </w:r>
      <w:r>
        <w:t xml:space="preserve">Radio HW </w:t>
      </w:r>
      <w:r w:rsidRPr="00682531">
        <w:t xml:space="preserve">manufacturing process. It contains parameters identifying the HW components and their characteristics measured during the HW calibration, e.g. frequency response curves and temperature limits. This data is used to activate and control relevant parts of the Radio </w:t>
      </w:r>
      <w:r w:rsidR="00A0045A">
        <w:t>A</w:t>
      </w:r>
      <w:r w:rsidRPr="00682531">
        <w:t>pplication, e.g. to start the correct drivers.</w:t>
      </w:r>
    </w:p>
    <w:p w:rsidR="008C6DC1" w:rsidRDefault="008C6DC1" w:rsidP="008C6DC1">
      <w:pPr>
        <w:pStyle w:val="BodyText"/>
      </w:pPr>
      <w:r w:rsidRPr="00682531">
        <w:t>The production database is delivered with the</w:t>
      </w:r>
      <w:r>
        <w:t xml:space="preserve"> Radio</w:t>
      </w:r>
      <w:r w:rsidRPr="00682531">
        <w:t xml:space="preserve"> HW, partly in flash and partly in EEPROM</w:t>
      </w:r>
      <w:r>
        <w:t xml:space="preserve">, and it </w:t>
      </w:r>
      <w:r w:rsidRPr="00682531">
        <w:t xml:space="preserve">is sometimes called the </w:t>
      </w:r>
      <w:r w:rsidRPr="00682531">
        <w:rPr>
          <w:i/>
        </w:rPr>
        <w:t>HW database</w:t>
      </w:r>
      <w:r w:rsidRPr="00682531">
        <w:t xml:space="preserve">. This database is released together with the </w:t>
      </w:r>
      <w:r>
        <w:t xml:space="preserve">Radio </w:t>
      </w:r>
      <w:r w:rsidRPr="00682531">
        <w:t>HW and if is modified, the HW R-State is stepped</w:t>
      </w:r>
      <w:r>
        <w:t>-up</w:t>
      </w:r>
      <w:r w:rsidRPr="00682531">
        <w:t xml:space="preserve">. </w:t>
      </w:r>
    </w:p>
    <w:p w:rsidR="008C6DC1" w:rsidRPr="00682531" w:rsidRDefault="008C6DC1" w:rsidP="008C6DC1">
      <w:pPr>
        <w:pStyle w:val="BodyText"/>
      </w:pPr>
      <w:r w:rsidRPr="00682531">
        <w:t xml:space="preserve">To generate the production database, the factory uses document “Database Update Description” written for each Radio product during its development. An example of such a document is given in ref. </w:t>
      </w:r>
      <w:r w:rsidRPr="00682531">
        <w:fldChar w:fldCharType="begin"/>
      </w:r>
      <w:r w:rsidRPr="00682531">
        <w:instrText xml:space="preserve"> REF _Ref331143252 \r \h </w:instrText>
      </w:r>
      <w:r>
        <w:instrText xml:space="preserve"> \* MERGEFORMAT </w:instrText>
      </w:r>
      <w:r w:rsidRPr="00682531">
        <w:fldChar w:fldCharType="separate"/>
      </w:r>
      <w:r w:rsidR="006A5469">
        <w:t>[12]</w:t>
      </w:r>
      <w:r w:rsidRPr="00682531">
        <w:fldChar w:fldCharType="end"/>
      </w:r>
      <w:r w:rsidRPr="00682531">
        <w:t>.</w:t>
      </w:r>
    </w:p>
    <w:p w:rsidR="008C6DC1" w:rsidRPr="00682531" w:rsidRDefault="008C6DC1" w:rsidP="008C6DC1">
      <w:pPr>
        <w:pStyle w:val="BodyText"/>
        <w:rPr>
          <w:u w:val="single"/>
        </w:rPr>
      </w:pPr>
      <w:r w:rsidRPr="00682531">
        <w:rPr>
          <w:u w:val="single"/>
        </w:rPr>
        <w:t>SW database</w:t>
      </w:r>
    </w:p>
    <w:p w:rsidR="008C6DC1" w:rsidRPr="00682531" w:rsidRDefault="008C6DC1" w:rsidP="008C6DC1">
      <w:pPr>
        <w:pStyle w:val="BodyText"/>
      </w:pPr>
      <w:r w:rsidRPr="00682531">
        <w:t xml:space="preserve">This database contains alphanumeric constants used in the Radio </w:t>
      </w:r>
      <w:r w:rsidR="00A0045A">
        <w:t>A</w:t>
      </w:r>
      <w:r w:rsidRPr="00682531">
        <w:t xml:space="preserve">pplication. The main </w:t>
      </w:r>
      <w:r>
        <w:t>objective</w:t>
      </w:r>
      <w:r w:rsidRPr="00682531">
        <w:t xml:space="preserve"> of the SW database is to make the Rad</w:t>
      </w:r>
      <w:r w:rsidR="00A0045A">
        <w:t>io A</w:t>
      </w:r>
      <w:r>
        <w:t xml:space="preserve">pplication more data driven; allowing </w:t>
      </w:r>
      <w:r w:rsidRPr="00682531">
        <w:t xml:space="preserve">a broad class of HW variants </w:t>
      </w:r>
      <w:r>
        <w:t>to be supported</w:t>
      </w:r>
      <w:r w:rsidRPr="00682531">
        <w:t xml:space="preserve"> solely by adding information to the database, without any SW change. This simplifies the quality assurance and makes the TTM shorter.</w:t>
      </w:r>
    </w:p>
    <w:p w:rsidR="008C6DC1" w:rsidRPr="00682531" w:rsidRDefault="008C6DC1" w:rsidP="008C6DC1">
      <w:pPr>
        <w:pStyle w:val="BodyText"/>
      </w:pPr>
      <w:r w:rsidRPr="00682531">
        <w:t xml:space="preserve">The SW database is defined during the SW development and consists of several text files which are concatenated and converted to a binary file during the load module generation. This database is delivered </w:t>
      </w:r>
      <w:r>
        <w:t xml:space="preserve">and released together with </w:t>
      </w:r>
      <w:r w:rsidRPr="00682531">
        <w:t xml:space="preserve">the </w:t>
      </w:r>
      <w:r w:rsidR="00A0045A">
        <w:t>Radio Application</w:t>
      </w:r>
      <w:r w:rsidRPr="00682531">
        <w:t>.</w:t>
      </w:r>
    </w:p>
    <w:p w:rsidR="008C6DC1" w:rsidRPr="00682531" w:rsidRDefault="008C6DC1" w:rsidP="008C6DC1">
      <w:pPr>
        <w:pStyle w:val="BodyText"/>
      </w:pPr>
      <w:r w:rsidRPr="00682531">
        <w:t>A database entry is a triplet</w:t>
      </w:r>
      <w:r>
        <w:t xml:space="preserve"> entity (</w:t>
      </w:r>
      <w:r w:rsidRPr="00682531">
        <w:t>key-type-value</w:t>
      </w:r>
      <w:r>
        <w:t>)</w:t>
      </w:r>
      <w:r w:rsidRPr="00682531">
        <w:t>, where:</w:t>
      </w:r>
    </w:p>
    <w:p w:rsidR="008C6DC1" w:rsidRPr="00682531" w:rsidRDefault="008C6DC1" w:rsidP="008C6DC1">
      <w:pPr>
        <w:pStyle w:val="ListBullet"/>
      </w:pPr>
      <w:r w:rsidRPr="00682531">
        <w:rPr>
          <w:i/>
        </w:rPr>
        <w:t>key</w:t>
      </w:r>
      <w:r w:rsidRPr="00682531">
        <w:t xml:space="preserve"> is a slash-separated list of identifiers. The identifiers are called </w:t>
      </w:r>
      <w:r w:rsidRPr="00682531">
        <w:rPr>
          <w:i/>
        </w:rPr>
        <w:t>segments</w:t>
      </w:r>
      <w:r w:rsidRPr="00682531">
        <w:t>.</w:t>
      </w:r>
    </w:p>
    <w:p w:rsidR="008C6DC1" w:rsidRPr="00682531" w:rsidRDefault="008C6DC1" w:rsidP="008C6DC1">
      <w:pPr>
        <w:pStyle w:val="ListBullet"/>
      </w:pPr>
      <w:r w:rsidRPr="00682531">
        <w:rPr>
          <w:i/>
        </w:rPr>
        <w:t>type</w:t>
      </w:r>
      <w:r w:rsidRPr="00682531">
        <w:t xml:space="preserve"> is one of char, U8, U16, U32, S8, S16, S32.</w:t>
      </w:r>
    </w:p>
    <w:p w:rsidR="008C6DC1" w:rsidRPr="00682531" w:rsidRDefault="008C6DC1" w:rsidP="008C6DC1">
      <w:pPr>
        <w:pStyle w:val="ListBullet"/>
      </w:pPr>
      <w:r w:rsidRPr="00682531">
        <w:rPr>
          <w:i/>
        </w:rPr>
        <w:t>value</w:t>
      </w:r>
      <w:r w:rsidRPr="00682531">
        <w:t xml:space="preserve"> is a character string for type “char” and an array of integers for an integer type.</w:t>
      </w:r>
    </w:p>
    <w:p w:rsidR="008C6DC1" w:rsidRPr="00682531" w:rsidRDefault="008C6DC1" w:rsidP="008C6DC1">
      <w:pPr>
        <w:pStyle w:val="BodyText"/>
      </w:pPr>
      <w:r w:rsidRPr="00682531">
        <w:t>Below are some examples of database entries fetched from a real Radio product.</w:t>
      </w:r>
    </w:p>
    <w:p w:rsidR="008C6DC1" w:rsidRPr="00682531" w:rsidRDefault="008C6DC1" w:rsidP="008C6DC1">
      <w:pPr>
        <w:pStyle w:val="BodyText"/>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8"/>
        <w:gridCol w:w="730"/>
        <w:gridCol w:w="2971"/>
        <w:gridCol w:w="3159"/>
      </w:tblGrid>
      <w:tr w:rsidR="008C6DC1" w:rsidRPr="00393278" w:rsidTr="00DD41AC">
        <w:tc>
          <w:tcPr>
            <w:tcW w:w="2688" w:type="dxa"/>
            <w:shd w:val="clear" w:color="auto" w:fill="auto"/>
          </w:tcPr>
          <w:p w:rsidR="008C6DC1" w:rsidRPr="00393278" w:rsidRDefault="008C6DC1" w:rsidP="00DD41AC">
            <w:pPr>
              <w:pStyle w:val="BodyText"/>
              <w:ind w:left="0"/>
              <w:rPr>
                <w:b/>
              </w:rPr>
            </w:pPr>
            <w:r w:rsidRPr="00393278">
              <w:rPr>
                <w:b/>
              </w:rPr>
              <w:t>Key</w:t>
            </w:r>
          </w:p>
        </w:tc>
        <w:tc>
          <w:tcPr>
            <w:tcW w:w="730" w:type="dxa"/>
            <w:shd w:val="clear" w:color="auto" w:fill="auto"/>
          </w:tcPr>
          <w:p w:rsidR="008C6DC1" w:rsidRPr="00393278" w:rsidRDefault="008C6DC1" w:rsidP="00DD41AC">
            <w:pPr>
              <w:pStyle w:val="BodyText"/>
              <w:ind w:left="0"/>
              <w:rPr>
                <w:b/>
              </w:rPr>
            </w:pPr>
            <w:r w:rsidRPr="00393278">
              <w:rPr>
                <w:b/>
              </w:rPr>
              <w:t>Type</w:t>
            </w:r>
          </w:p>
        </w:tc>
        <w:tc>
          <w:tcPr>
            <w:tcW w:w="2971" w:type="dxa"/>
            <w:shd w:val="clear" w:color="auto" w:fill="auto"/>
          </w:tcPr>
          <w:p w:rsidR="008C6DC1" w:rsidRPr="00393278" w:rsidRDefault="008C6DC1" w:rsidP="00DD41AC">
            <w:pPr>
              <w:pStyle w:val="BodyText"/>
              <w:ind w:left="0"/>
              <w:rPr>
                <w:b/>
              </w:rPr>
            </w:pPr>
            <w:r w:rsidRPr="00393278">
              <w:rPr>
                <w:b/>
              </w:rPr>
              <w:t xml:space="preserve">Value </w:t>
            </w:r>
          </w:p>
        </w:tc>
        <w:tc>
          <w:tcPr>
            <w:tcW w:w="3159" w:type="dxa"/>
            <w:shd w:val="clear" w:color="auto" w:fill="auto"/>
          </w:tcPr>
          <w:p w:rsidR="008C6DC1" w:rsidRPr="00393278" w:rsidRDefault="008C6DC1" w:rsidP="00DD41AC">
            <w:pPr>
              <w:pStyle w:val="BodyText"/>
              <w:ind w:left="0"/>
              <w:rPr>
                <w:b/>
              </w:rPr>
            </w:pPr>
            <w:r w:rsidRPr="00393278">
              <w:rPr>
                <w:b/>
              </w:rPr>
              <w:t>Comment</w:t>
            </w:r>
          </w:p>
        </w:tc>
      </w:tr>
      <w:tr w:rsidR="008C6DC1" w:rsidRPr="00393278" w:rsidTr="00DD41AC">
        <w:tc>
          <w:tcPr>
            <w:tcW w:w="2688" w:type="dxa"/>
            <w:shd w:val="clear" w:color="auto" w:fill="auto"/>
          </w:tcPr>
          <w:p w:rsidR="008C6DC1" w:rsidRPr="00393278" w:rsidRDefault="008C6DC1" w:rsidP="00DD41AC">
            <w:pPr>
              <w:pStyle w:val="BodyText"/>
              <w:ind w:left="0"/>
            </w:pPr>
            <w:r w:rsidRPr="00393278">
              <w:t>/board/powerClassUsage</w:t>
            </w:r>
          </w:p>
        </w:tc>
        <w:tc>
          <w:tcPr>
            <w:tcW w:w="730" w:type="dxa"/>
            <w:shd w:val="clear" w:color="auto" w:fill="auto"/>
          </w:tcPr>
          <w:p w:rsidR="008C6DC1" w:rsidRPr="00393278" w:rsidRDefault="008C6DC1" w:rsidP="00DD41AC">
            <w:pPr>
              <w:pStyle w:val="BodyText"/>
              <w:ind w:left="0"/>
            </w:pPr>
            <w:r w:rsidRPr="00393278">
              <w:t>char</w:t>
            </w:r>
          </w:p>
        </w:tc>
        <w:tc>
          <w:tcPr>
            <w:tcW w:w="2971" w:type="dxa"/>
            <w:shd w:val="clear" w:color="auto" w:fill="auto"/>
          </w:tcPr>
          <w:p w:rsidR="008C6DC1" w:rsidRPr="00393278" w:rsidRDefault="008C6DC1" w:rsidP="00DD41AC">
            <w:pPr>
              <w:pStyle w:val="BodyText"/>
              <w:ind w:left="0"/>
            </w:pPr>
            <w:r w:rsidRPr="00393278">
              <w:t>30W</w:t>
            </w:r>
          </w:p>
        </w:tc>
        <w:tc>
          <w:tcPr>
            <w:tcW w:w="3159" w:type="dxa"/>
            <w:shd w:val="clear" w:color="auto" w:fill="auto"/>
          </w:tcPr>
          <w:p w:rsidR="008C6DC1" w:rsidRPr="00393278" w:rsidRDefault="008C6DC1" w:rsidP="00DD41AC">
            <w:pPr>
              <w:pStyle w:val="BodyText"/>
              <w:ind w:left="0"/>
            </w:pPr>
            <w:r w:rsidRPr="00393278">
              <w:t>Output power</w:t>
            </w:r>
          </w:p>
        </w:tc>
      </w:tr>
      <w:tr w:rsidR="008C6DC1" w:rsidRPr="00393278" w:rsidTr="00DD41AC">
        <w:tc>
          <w:tcPr>
            <w:tcW w:w="2688" w:type="dxa"/>
            <w:shd w:val="clear" w:color="auto" w:fill="auto"/>
          </w:tcPr>
          <w:p w:rsidR="008C6DC1" w:rsidRPr="00393278" w:rsidRDefault="008C6DC1" w:rsidP="00DD41AC">
            <w:pPr>
              <w:pStyle w:val="BodyText"/>
              <w:ind w:left="0"/>
            </w:pPr>
            <w:r w:rsidRPr="00393278">
              <w:t>/board/freqClassUsage</w:t>
            </w:r>
          </w:p>
        </w:tc>
        <w:tc>
          <w:tcPr>
            <w:tcW w:w="730" w:type="dxa"/>
            <w:shd w:val="clear" w:color="auto" w:fill="auto"/>
          </w:tcPr>
          <w:p w:rsidR="008C6DC1" w:rsidRPr="00393278" w:rsidRDefault="008C6DC1" w:rsidP="00DD41AC">
            <w:pPr>
              <w:pStyle w:val="BodyText"/>
              <w:ind w:left="0"/>
            </w:pPr>
            <w:r w:rsidRPr="00393278">
              <w:t>char</w:t>
            </w:r>
          </w:p>
        </w:tc>
        <w:tc>
          <w:tcPr>
            <w:tcW w:w="2971" w:type="dxa"/>
            <w:shd w:val="clear" w:color="auto" w:fill="auto"/>
          </w:tcPr>
          <w:p w:rsidR="008C6DC1" w:rsidRPr="00393278" w:rsidRDefault="008C6DC1" w:rsidP="00DD41AC">
            <w:pPr>
              <w:pStyle w:val="BodyText"/>
              <w:ind w:left="0"/>
            </w:pPr>
            <w:r w:rsidRPr="00393278">
              <w:t>BandVIII</w:t>
            </w:r>
          </w:p>
        </w:tc>
        <w:tc>
          <w:tcPr>
            <w:tcW w:w="3159" w:type="dxa"/>
            <w:shd w:val="clear" w:color="auto" w:fill="auto"/>
          </w:tcPr>
          <w:p w:rsidR="008C6DC1" w:rsidRPr="00393278" w:rsidRDefault="008C6DC1" w:rsidP="00DD41AC">
            <w:pPr>
              <w:pStyle w:val="BodyText"/>
              <w:ind w:left="0"/>
            </w:pPr>
            <w:r w:rsidRPr="00393278">
              <w:t>3GPP band number</w:t>
            </w:r>
          </w:p>
        </w:tc>
      </w:tr>
      <w:tr w:rsidR="008C6DC1" w:rsidRPr="00393278" w:rsidTr="00DD41AC">
        <w:tc>
          <w:tcPr>
            <w:tcW w:w="2688" w:type="dxa"/>
            <w:shd w:val="clear" w:color="auto" w:fill="auto"/>
          </w:tcPr>
          <w:p w:rsidR="008C6DC1" w:rsidRPr="00393278" w:rsidRDefault="008C6DC1" w:rsidP="00DD41AC">
            <w:pPr>
              <w:pStyle w:val="BodyText"/>
              <w:ind w:left="0"/>
            </w:pPr>
            <w:r w:rsidRPr="00393278">
              <w:t>/board/tx/carrierCnt</w:t>
            </w:r>
          </w:p>
        </w:tc>
        <w:tc>
          <w:tcPr>
            <w:tcW w:w="730" w:type="dxa"/>
            <w:shd w:val="clear" w:color="auto" w:fill="auto"/>
          </w:tcPr>
          <w:p w:rsidR="008C6DC1" w:rsidRPr="00393278" w:rsidRDefault="008C6DC1" w:rsidP="00DD41AC">
            <w:pPr>
              <w:pStyle w:val="BodyText"/>
              <w:ind w:left="0"/>
            </w:pPr>
            <w:r w:rsidRPr="00393278">
              <w:t>U16</w:t>
            </w:r>
          </w:p>
        </w:tc>
        <w:tc>
          <w:tcPr>
            <w:tcW w:w="2971" w:type="dxa"/>
            <w:shd w:val="clear" w:color="auto" w:fill="auto"/>
          </w:tcPr>
          <w:p w:rsidR="008C6DC1" w:rsidRPr="00393278" w:rsidRDefault="008C6DC1" w:rsidP="00DD41AC">
            <w:pPr>
              <w:pStyle w:val="BodyText"/>
              <w:ind w:left="0"/>
            </w:pPr>
            <w:r w:rsidRPr="00393278">
              <w:t>4</w:t>
            </w:r>
          </w:p>
        </w:tc>
        <w:tc>
          <w:tcPr>
            <w:tcW w:w="3159" w:type="dxa"/>
            <w:shd w:val="clear" w:color="auto" w:fill="auto"/>
          </w:tcPr>
          <w:p w:rsidR="008C6DC1" w:rsidRPr="00393278" w:rsidRDefault="008C6DC1" w:rsidP="00DD41AC">
            <w:pPr>
              <w:pStyle w:val="BodyText"/>
              <w:ind w:left="0"/>
            </w:pPr>
            <w:r w:rsidRPr="00393278">
              <w:t>Number of carriers</w:t>
            </w:r>
          </w:p>
        </w:tc>
      </w:tr>
      <w:tr w:rsidR="008C6DC1" w:rsidRPr="00393278" w:rsidTr="00DD41AC">
        <w:tc>
          <w:tcPr>
            <w:tcW w:w="2688" w:type="dxa"/>
            <w:shd w:val="clear" w:color="auto" w:fill="auto"/>
          </w:tcPr>
          <w:p w:rsidR="008C6DC1" w:rsidRPr="00393278" w:rsidRDefault="008C6DC1" w:rsidP="00DD41AC">
            <w:pPr>
              <w:pStyle w:val="BodyText"/>
              <w:ind w:left="0"/>
            </w:pPr>
            <w:r w:rsidRPr="00393278">
              <w:t>/board/trxDrivers/set</w:t>
            </w:r>
          </w:p>
        </w:tc>
        <w:tc>
          <w:tcPr>
            <w:tcW w:w="730" w:type="dxa"/>
            <w:shd w:val="clear" w:color="auto" w:fill="auto"/>
          </w:tcPr>
          <w:p w:rsidR="008C6DC1" w:rsidRPr="00393278" w:rsidRDefault="008C6DC1" w:rsidP="00DD41AC">
            <w:pPr>
              <w:pStyle w:val="BodyText"/>
              <w:ind w:left="0"/>
            </w:pPr>
            <w:r w:rsidRPr="00393278">
              <w:t>char</w:t>
            </w:r>
          </w:p>
        </w:tc>
        <w:tc>
          <w:tcPr>
            <w:tcW w:w="2971" w:type="dxa"/>
            <w:shd w:val="clear" w:color="auto" w:fill="auto"/>
          </w:tcPr>
          <w:p w:rsidR="008C6DC1" w:rsidRPr="00393278" w:rsidRDefault="008C6DC1" w:rsidP="00DD41AC">
            <w:pPr>
              <w:pStyle w:val="BodyText"/>
              <w:ind w:left="0"/>
            </w:pPr>
            <w:r w:rsidRPr="00393278">
              <w:t>431</w:t>
            </w:r>
          </w:p>
        </w:tc>
        <w:tc>
          <w:tcPr>
            <w:tcW w:w="3159" w:type="dxa"/>
            <w:shd w:val="clear" w:color="auto" w:fill="auto"/>
          </w:tcPr>
          <w:p w:rsidR="008C6DC1" w:rsidRPr="00393278" w:rsidRDefault="008C6DC1" w:rsidP="00DD41AC">
            <w:pPr>
              <w:pStyle w:val="BodyText"/>
              <w:ind w:left="0"/>
            </w:pPr>
            <w:r w:rsidRPr="00393278">
              <w:t>Selects TRX drivers</w:t>
            </w:r>
          </w:p>
        </w:tc>
      </w:tr>
      <w:tr w:rsidR="008C6DC1" w:rsidRPr="00393278" w:rsidTr="00DD41AC">
        <w:tc>
          <w:tcPr>
            <w:tcW w:w="2688" w:type="dxa"/>
            <w:shd w:val="clear" w:color="auto" w:fill="auto"/>
          </w:tcPr>
          <w:p w:rsidR="008C6DC1" w:rsidRPr="00393278" w:rsidRDefault="008C6DC1" w:rsidP="00DD41AC">
            <w:pPr>
              <w:pStyle w:val="BodyText"/>
              <w:ind w:left="0"/>
            </w:pPr>
            <w:r w:rsidRPr="00393278">
              <w:t>/pa/paDrivers/set</w:t>
            </w:r>
          </w:p>
        </w:tc>
        <w:tc>
          <w:tcPr>
            <w:tcW w:w="730" w:type="dxa"/>
            <w:shd w:val="clear" w:color="auto" w:fill="auto"/>
          </w:tcPr>
          <w:p w:rsidR="008C6DC1" w:rsidRPr="00393278" w:rsidRDefault="008C6DC1" w:rsidP="00DD41AC">
            <w:pPr>
              <w:pStyle w:val="BodyText"/>
              <w:ind w:left="0"/>
            </w:pPr>
            <w:r w:rsidRPr="00393278">
              <w:t>char</w:t>
            </w:r>
          </w:p>
        </w:tc>
        <w:tc>
          <w:tcPr>
            <w:tcW w:w="2971" w:type="dxa"/>
            <w:shd w:val="clear" w:color="auto" w:fill="auto"/>
          </w:tcPr>
          <w:p w:rsidR="008C6DC1" w:rsidRPr="00393278" w:rsidRDefault="008C6DC1" w:rsidP="00DD41AC">
            <w:pPr>
              <w:pStyle w:val="BodyText"/>
              <w:ind w:left="0"/>
            </w:pPr>
            <w:r w:rsidRPr="00393278">
              <w:t>300</w:t>
            </w:r>
          </w:p>
        </w:tc>
        <w:tc>
          <w:tcPr>
            <w:tcW w:w="3159" w:type="dxa"/>
            <w:shd w:val="clear" w:color="auto" w:fill="auto"/>
          </w:tcPr>
          <w:p w:rsidR="008C6DC1" w:rsidRPr="00393278" w:rsidRDefault="008C6DC1" w:rsidP="00DD41AC">
            <w:pPr>
              <w:pStyle w:val="BodyText"/>
              <w:ind w:left="0"/>
            </w:pPr>
            <w:r w:rsidRPr="00393278">
              <w:t>Selects PA drivers</w:t>
            </w:r>
          </w:p>
        </w:tc>
      </w:tr>
      <w:tr w:rsidR="008C6DC1" w:rsidRPr="00393278" w:rsidTr="00DD41AC">
        <w:tc>
          <w:tcPr>
            <w:tcW w:w="2688" w:type="dxa"/>
            <w:shd w:val="clear" w:color="auto" w:fill="auto"/>
          </w:tcPr>
          <w:p w:rsidR="008C6DC1" w:rsidRPr="00393278" w:rsidRDefault="008C6DC1" w:rsidP="00DD41AC">
            <w:pPr>
              <w:pStyle w:val="BodyText"/>
              <w:ind w:left="0"/>
            </w:pPr>
            <w:r w:rsidRPr="00393278">
              <w:lastRenderedPageBreak/>
              <w:t>/tor/30W/freqCorTable</w:t>
            </w:r>
          </w:p>
        </w:tc>
        <w:tc>
          <w:tcPr>
            <w:tcW w:w="730" w:type="dxa"/>
            <w:shd w:val="clear" w:color="auto" w:fill="auto"/>
          </w:tcPr>
          <w:p w:rsidR="008C6DC1" w:rsidRPr="00393278" w:rsidRDefault="008C6DC1" w:rsidP="00DD41AC">
            <w:pPr>
              <w:pStyle w:val="BodyText"/>
              <w:ind w:left="0"/>
            </w:pPr>
            <w:r w:rsidRPr="00393278">
              <w:t>S32</w:t>
            </w:r>
          </w:p>
        </w:tc>
        <w:tc>
          <w:tcPr>
            <w:tcW w:w="2971" w:type="dxa"/>
            <w:shd w:val="clear" w:color="auto" w:fill="auto"/>
          </w:tcPr>
          <w:p w:rsidR="008C6DC1" w:rsidRPr="00393278" w:rsidRDefault="008C6DC1" w:rsidP="00DD41AC">
            <w:pPr>
              <w:pStyle w:val="BodyText"/>
              <w:ind w:left="0"/>
            </w:pPr>
            <w:r w:rsidRPr="00393278">
              <w:t>927400, 233, 932500, 268, 937500, 286, 942600, 296, 947600, 300, 952600, 300, 957600, 294</w:t>
            </w:r>
          </w:p>
        </w:tc>
        <w:tc>
          <w:tcPr>
            <w:tcW w:w="3159" w:type="dxa"/>
            <w:shd w:val="clear" w:color="auto" w:fill="auto"/>
          </w:tcPr>
          <w:p w:rsidR="008C6DC1" w:rsidRPr="00393278" w:rsidRDefault="008C6DC1" w:rsidP="00DD41AC">
            <w:pPr>
              <w:pStyle w:val="BodyText"/>
              <w:ind w:left="0"/>
            </w:pPr>
            <w:r w:rsidRPr="00393278">
              <w:t>Parameters for linearization of the PA</w:t>
            </w:r>
          </w:p>
        </w:tc>
      </w:tr>
      <w:tr w:rsidR="008C6DC1" w:rsidRPr="00393278" w:rsidTr="00DD41AC">
        <w:tc>
          <w:tcPr>
            <w:tcW w:w="2688" w:type="dxa"/>
            <w:shd w:val="clear" w:color="auto" w:fill="auto"/>
          </w:tcPr>
          <w:p w:rsidR="008C6DC1" w:rsidRPr="00393278" w:rsidRDefault="008C6DC1" w:rsidP="00DD41AC">
            <w:pPr>
              <w:pStyle w:val="BodyText"/>
              <w:ind w:left="0"/>
            </w:pPr>
            <w:r w:rsidRPr="00393278">
              <w:t>/431/trxDrivers</w:t>
            </w:r>
          </w:p>
        </w:tc>
        <w:tc>
          <w:tcPr>
            <w:tcW w:w="730" w:type="dxa"/>
            <w:shd w:val="clear" w:color="auto" w:fill="auto"/>
          </w:tcPr>
          <w:p w:rsidR="008C6DC1" w:rsidRPr="00393278" w:rsidRDefault="008C6DC1" w:rsidP="00DD41AC">
            <w:pPr>
              <w:pStyle w:val="BodyText"/>
              <w:ind w:left="0"/>
            </w:pPr>
            <w:r w:rsidRPr="00393278">
              <w:t>char</w:t>
            </w:r>
          </w:p>
        </w:tc>
        <w:tc>
          <w:tcPr>
            <w:tcW w:w="2971" w:type="dxa"/>
            <w:shd w:val="clear" w:color="auto" w:fill="auto"/>
          </w:tcPr>
          <w:p w:rsidR="008C6DC1" w:rsidRPr="00393278" w:rsidRDefault="008C6DC1" w:rsidP="00DD41AC">
            <w:pPr>
              <w:pStyle w:val="BodyText"/>
              <w:ind w:left="0"/>
            </w:pPr>
            <w:r w:rsidRPr="00393278">
              <w:t>platform4Csc xppGpio xppGpioResource dcOkSv2 commFpga7 …</w:t>
            </w:r>
          </w:p>
        </w:tc>
        <w:tc>
          <w:tcPr>
            <w:tcW w:w="3159" w:type="dxa"/>
            <w:shd w:val="clear" w:color="auto" w:fill="auto"/>
          </w:tcPr>
          <w:p w:rsidR="008C6DC1" w:rsidRPr="00393278" w:rsidRDefault="008C6DC1" w:rsidP="00DD41AC">
            <w:pPr>
              <w:pStyle w:val="BodyText"/>
              <w:ind w:left="0"/>
            </w:pPr>
            <w:r w:rsidRPr="00393278">
              <w:t>List of driver instances to start</w:t>
            </w:r>
          </w:p>
        </w:tc>
      </w:tr>
      <w:tr w:rsidR="008C6DC1" w:rsidRPr="00393278" w:rsidTr="00DD41AC">
        <w:tc>
          <w:tcPr>
            <w:tcW w:w="2688" w:type="dxa"/>
            <w:shd w:val="clear" w:color="auto" w:fill="auto"/>
          </w:tcPr>
          <w:p w:rsidR="008C6DC1" w:rsidRPr="00393278" w:rsidRDefault="008C6DC1" w:rsidP="00DD41AC">
            <w:pPr>
              <w:pStyle w:val="BodyText"/>
              <w:ind w:left="0"/>
            </w:pPr>
            <w:r w:rsidRPr="00393278">
              <w:t>/hw/xppGpio/type</w:t>
            </w:r>
          </w:p>
        </w:tc>
        <w:tc>
          <w:tcPr>
            <w:tcW w:w="730" w:type="dxa"/>
            <w:shd w:val="clear" w:color="auto" w:fill="auto"/>
          </w:tcPr>
          <w:p w:rsidR="008C6DC1" w:rsidRPr="00393278" w:rsidRDefault="008C6DC1" w:rsidP="00DD41AC">
            <w:pPr>
              <w:pStyle w:val="BodyText"/>
              <w:ind w:left="0"/>
            </w:pPr>
            <w:r w:rsidRPr="00393278">
              <w:t>char</w:t>
            </w:r>
          </w:p>
        </w:tc>
        <w:tc>
          <w:tcPr>
            <w:tcW w:w="2971" w:type="dxa"/>
            <w:shd w:val="clear" w:color="auto" w:fill="auto"/>
          </w:tcPr>
          <w:p w:rsidR="008C6DC1" w:rsidRPr="00393278" w:rsidRDefault="008C6DC1" w:rsidP="00DD41AC">
            <w:pPr>
              <w:pStyle w:val="BodyText"/>
              <w:ind w:left="0"/>
            </w:pPr>
            <w:r w:rsidRPr="00393278">
              <w:t>XppGpio</w:t>
            </w:r>
          </w:p>
        </w:tc>
        <w:tc>
          <w:tcPr>
            <w:tcW w:w="3159" w:type="dxa"/>
            <w:shd w:val="clear" w:color="auto" w:fill="auto"/>
          </w:tcPr>
          <w:p w:rsidR="008C6DC1" w:rsidRPr="00393278" w:rsidRDefault="008C6DC1" w:rsidP="00DD41AC">
            <w:pPr>
              <w:pStyle w:val="BodyText"/>
              <w:ind w:left="0"/>
            </w:pPr>
            <w:r w:rsidRPr="00393278">
              <w:t>Identifier of the driver (normally class name) to instantiate and start for the driver instance xppGpio</w:t>
            </w:r>
          </w:p>
        </w:tc>
      </w:tr>
    </w:tbl>
    <w:p w:rsidR="008C6DC1" w:rsidRDefault="008C6DC1" w:rsidP="008C6DC1">
      <w:pPr>
        <w:pStyle w:val="CaptionTable"/>
      </w:pPr>
      <w:bookmarkStart w:id="639" w:name="_Toc330366810"/>
      <w:r>
        <w:t xml:space="preserve">Table </w:t>
      </w:r>
      <w:fldSimple w:instr=" SEQ Table \* ARABIC ">
        <w:r w:rsidR="006A5469">
          <w:rPr>
            <w:noProof/>
          </w:rPr>
          <w:t>3</w:t>
        </w:r>
      </w:fldSimple>
      <w:r>
        <w:tab/>
        <w:t>E</w:t>
      </w:r>
      <w:r w:rsidRPr="00682531">
        <w:t xml:space="preserve">xamples of </w:t>
      </w:r>
      <w:r>
        <w:t>D</w:t>
      </w:r>
      <w:r w:rsidRPr="00682531">
        <w:t>atabase entries</w:t>
      </w:r>
    </w:p>
    <w:p w:rsidR="008C6DC1" w:rsidRPr="00682531" w:rsidRDefault="008C6DC1" w:rsidP="008C6DC1">
      <w:pPr>
        <w:pStyle w:val="BodyText"/>
      </w:pPr>
      <w:r w:rsidRPr="00682531">
        <w:t>Some keys used to retrieve data from the database are hard-coded in the Radio</w:t>
      </w:r>
      <w:r w:rsidR="00A0045A">
        <w:t xml:space="preserve"> A</w:t>
      </w:r>
      <w:r w:rsidRPr="00682531">
        <w:t xml:space="preserve">pplication. Other keys, or key segments, are fetched from the database itself because the data is structured using a lot of indirection. An example is the driver data illustrated in the table above: </w:t>
      </w:r>
      <w:r w:rsidRPr="00682531">
        <w:br/>
        <w:t>- the driver set gives the segment to build the key for the driver list</w:t>
      </w:r>
      <w:r w:rsidRPr="00682531">
        <w:br/>
        <w:t>- the driver list gives segments to build the keys for individual drivers.</w:t>
      </w:r>
      <w:r w:rsidRPr="00682531">
        <w:br/>
        <w:t>Only the driver set’s</w:t>
      </w:r>
      <w:r w:rsidR="00A0045A">
        <w:t xml:space="preserve"> key is hardcoded in the Radio A</w:t>
      </w:r>
      <w:r w:rsidRPr="00682531">
        <w:t>pplication.</w:t>
      </w:r>
    </w:p>
    <w:p w:rsidR="008C6DC1" w:rsidRPr="00682531" w:rsidRDefault="008C6DC1" w:rsidP="008C6DC1">
      <w:pPr>
        <w:pStyle w:val="BodyText"/>
      </w:pPr>
      <w:r w:rsidRPr="00682531">
        <w:t xml:space="preserve">At the start of the Radio </w:t>
      </w:r>
      <w:r w:rsidR="00A0045A">
        <w:t>A</w:t>
      </w:r>
      <w:r w:rsidRPr="00682531">
        <w:t>pplication the databases are merged, so the distinction between the production database and the SW database is transparent to the application. If a key occurs in the production database and the SW database, the value in the production database takes precedence.</w:t>
      </w:r>
    </w:p>
    <w:p w:rsidR="008C6DC1" w:rsidRPr="00682531" w:rsidRDefault="008C6DC1" w:rsidP="008C6DC1">
      <w:pPr>
        <w:pStyle w:val="BodyText"/>
      </w:pPr>
      <w:r w:rsidRPr="00682531">
        <w:t xml:space="preserve">More information about the development process and the contents of the SW database is given in ref. </w:t>
      </w:r>
      <w:r w:rsidRPr="00682531">
        <w:fldChar w:fldCharType="begin"/>
      </w:r>
      <w:r w:rsidRPr="00682531">
        <w:instrText xml:space="preserve"> REF _Ref331413833 \r \h </w:instrText>
      </w:r>
      <w:r>
        <w:instrText xml:space="preserve"> \* MERGEFORMAT </w:instrText>
      </w:r>
      <w:r w:rsidRPr="00682531">
        <w:fldChar w:fldCharType="separate"/>
      </w:r>
      <w:r w:rsidR="006A5469">
        <w:t>[13]</w:t>
      </w:r>
      <w:r w:rsidRPr="00682531">
        <w:fldChar w:fldCharType="end"/>
      </w:r>
      <w:r w:rsidRPr="00682531">
        <w:t>.</w:t>
      </w:r>
    </w:p>
    <w:p w:rsidR="008C6DC1" w:rsidRPr="00682531" w:rsidRDefault="008C6DC1" w:rsidP="008C6DC1">
      <w:pPr>
        <w:pStyle w:val="BodyText"/>
      </w:pPr>
      <w:r w:rsidRPr="00682531">
        <w:t xml:space="preserve">Ref. </w:t>
      </w:r>
      <w:r w:rsidR="00477DB2">
        <w:fldChar w:fldCharType="begin"/>
      </w:r>
      <w:r w:rsidR="00477DB2">
        <w:instrText xml:space="preserve"> REF _Ref373231368 \r \h </w:instrText>
      </w:r>
      <w:r w:rsidR="00477DB2">
        <w:fldChar w:fldCharType="separate"/>
      </w:r>
      <w:r w:rsidR="006A5469">
        <w:t>[38]</w:t>
      </w:r>
      <w:r w:rsidR="00477DB2">
        <w:fldChar w:fldCharType="end"/>
      </w:r>
      <w:r w:rsidR="00477DB2">
        <w:t xml:space="preserve"> </w:t>
      </w:r>
      <w:r w:rsidRPr="00682531">
        <w:t>presents the coding rules for the database keys and explains how the keys are handled in autoGet, see below.</w:t>
      </w:r>
    </w:p>
    <w:p w:rsidR="008C6DC1" w:rsidRPr="00682531" w:rsidRDefault="008C6DC1" w:rsidP="008C6DC1">
      <w:pPr>
        <w:pStyle w:val="Heading4"/>
      </w:pPr>
      <w:r w:rsidRPr="00682531">
        <w:t>autoGet</w:t>
      </w:r>
      <w:bookmarkEnd w:id="639"/>
    </w:p>
    <w:p w:rsidR="00D3551A" w:rsidRPr="00682531" w:rsidRDefault="00D3551A" w:rsidP="00D3551A">
      <w:pPr>
        <w:pStyle w:val="BodyText"/>
      </w:pPr>
      <w:r w:rsidRPr="00682531">
        <w:t xml:space="preserve">autoGet is a system of services to retrieve parameters from the database. </w:t>
      </w:r>
    </w:p>
    <w:p w:rsidR="00D3551A" w:rsidRPr="00682531" w:rsidRDefault="00D3551A" w:rsidP="00D3551A">
      <w:pPr>
        <w:pStyle w:val="BodyText"/>
      </w:pPr>
      <w:r w:rsidRPr="00682531">
        <w:t xml:space="preserve">The main advantage of autoGet() is the ability to combine the partial search key, provided by the caller, with additional segments pertinent to the current environment, such as driver set,  frequency band or output power, to select the most specific parameter. This releases the programmer from the detailed knowledge of the existing database entries and makes the Radio </w:t>
      </w:r>
      <w:r w:rsidR="00A0045A">
        <w:t>A</w:t>
      </w:r>
      <w:r w:rsidRPr="00682531">
        <w:t xml:space="preserve">pplication simpler and more re-usable. </w:t>
      </w:r>
    </w:p>
    <w:p w:rsidR="00D3551A" w:rsidRPr="00682531" w:rsidRDefault="00D3551A" w:rsidP="00D3551A">
      <w:pPr>
        <w:pStyle w:val="BodyText"/>
      </w:pPr>
      <w:r w:rsidRPr="00682531">
        <w:t>The functionally reach autoGet system also provides calls to</w:t>
      </w:r>
    </w:p>
    <w:p w:rsidR="00D3551A" w:rsidRPr="00682531" w:rsidRDefault="00D3551A" w:rsidP="00D3551A">
      <w:pPr>
        <w:pStyle w:val="ListBullet"/>
      </w:pPr>
      <w:r w:rsidRPr="00682531">
        <w:t>retrieve a single element of an integer array</w:t>
      </w:r>
    </w:p>
    <w:p w:rsidR="00D3551A" w:rsidRPr="00682531" w:rsidRDefault="00D3551A" w:rsidP="00D3551A">
      <w:pPr>
        <w:pStyle w:val="ListBullet"/>
      </w:pPr>
      <w:r w:rsidRPr="00682531">
        <w:t>retrieve the number of elements in an integer array</w:t>
      </w:r>
    </w:p>
    <w:p w:rsidR="00D3551A" w:rsidRPr="00682531" w:rsidRDefault="00D3551A" w:rsidP="00D3551A">
      <w:pPr>
        <w:pStyle w:val="ListBullet"/>
      </w:pPr>
      <w:r w:rsidRPr="00682531">
        <w:lastRenderedPageBreak/>
        <w:t>define the key as a sequence of segments which are concatenated in autoGet()</w:t>
      </w:r>
    </w:p>
    <w:p w:rsidR="00D3551A" w:rsidRDefault="00D3551A" w:rsidP="00D3551A">
      <w:pPr>
        <w:pStyle w:val="ListBullet"/>
      </w:pPr>
      <w:r w:rsidRPr="00682531">
        <w:t>fetch parameters conditionally if exists</w:t>
      </w:r>
    </w:p>
    <w:p w:rsidR="008C6DC1" w:rsidRPr="00FF4979" w:rsidRDefault="008C6DC1" w:rsidP="008C6DC1">
      <w:pPr>
        <w:pStyle w:val="BodyText"/>
        <w:ind w:left="0"/>
      </w:pPr>
    </w:p>
    <w:p w:rsidR="00D3551A" w:rsidRDefault="00D3551A" w:rsidP="00D3551A">
      <w:pPr>
        <w:pStyle w:val="Heading2"/>
      </w:pPr>
      <w:bookmarkStart w:id="640" w:name="_Toc38649727"/>
      <w:r>
        <w:t>Resource layer</w:t>
      </w:r>
      <w:bookmarkEnd w:id="640"/>
    </w:p>
    <w:p w:rsidR="009030BF" w:rsidRDefault="009030BF" w:rsidP="009030BF">
      <w:pPr>
        <w:pStyle w:val="BodyText"/>
      </w:pPr>
      <w:bookmarkStart w:id="641" w:name="_Toc361295928"/>
      <w:bookmarkStart w:id="642" w:name="_Toc363737946"/>
      <w:r>
        <w:t>The Resource layer contains components with hardware independent logic and these components are intended to have a synchronization and orchestration role in the Radio Application. The items to be orchestrated are the different modules, with respect to global events coming from the O&amp;M layer (DU signaling) or to distribute events originating from the modules (fault events as an example).</w:t>
      </w:r>
    </w:p>
    <w:p w:rsidR="009030BF" w:rsidRDefault="009030BF" w:rsidP="009030BF">
      <w:pPr>
        <w:pStyle w:val="BodyText"/>
      </w:pPr>
      <w:r>
        <w:t>The main components in the Resource layer are:</w:t>
      </w:r>
    </w:p>
    <w:p w:rsidR="009030BF" w:rsidRDefault="009030BF" w:rsidP="009030BF">
      <w:pPr>
        <w:pStyle w:val="BodyText"/>
        <w:numPr>
          <w:ilvl w:val="0"/>
          <w:numId w:val="34"/>
        </w:numPr>
      </w:pPr>
      <w:r>
        <w:t>Fault Manager</w:t>
      </w:r>
    </w:p>
    <w:p w:rsidR="00EF536C" w:rsidRDefault="00EF536C" w:rsidP="009030BF">
      <w:pPr>
        <w:pStyle w:val="BodyText"/>
        <w:numPr>
          <w:ilvl w:val="0"/>
          <w:numId w:val="34"/>
        </w:numPr>
      </w:pPr>
      <w:r>
        <w:t>Fault Manager Interface</w:t>
      </w:r>
    </w:p>
    <w:p w:rsidR="009030BF" w:rsidRDefault="009030BF" w:rsidP="009030BF">
      <w:pPr>
        <w:pStyle w:val="BodyText"/>
        <w:numPr>
          <w:ilvl w:val="0"/>
          <w:numId w:val="34"/>
        </w:numPr>
      </w:pPr>
      <w:r>
        <w:t>Carrier Resource Handler</w:t>
      </w:r>
    </w:p>
    <w:p w:rsidR="009030BF" w:rsidRDefault="009030BF" w:rsidP="009030BF">
      <w:pPr>
        <w:pStyle w:val="BodyText"/>
        <w:numPr>
          <w:ilvl w:val="0"/>
          <w:numId w:val="34"/>
        </w:numPr>
      </w:pPr>
      <w:r>
        <w:t>Equipment Resource Handler</w:t>
      </w:r>
    </w:p>
    <w:p w:rsidR="009030BF" w:rsidRDefault="009030BF" w:rsidP="009030BF">
      <w:pPr>
        <w:pStyle w:val="BodyText"/>
        <w:numPr>
          <w:ilvl w:val="0"/>
          <w:numId w:val="34"/>
        </w:numPr>
      </w:pPr>
      <w:r>
        <w:t>Antenna Resource Handler</w:t>
      </w:r>
    </w:p>
    <w:p w:rsidR="009030BF" w:rsidRDefault="009030BF" w:rsidP="009030BF">
      <w:pPr>
        <w:pStyle w:val="BodyText"/>
      </w:pPr>
      <w:r>
        <w:t>The intention with the Resource layer is to create an inter-module information highway, where the components can pass information between each other and that is needed for the modules.</w:t>
      </w:r>
    </w:p>
    <w:p w:rsidR="009030BF" w:rsidRPr="00103DF6" w:rsidRDefault="009030BF" w:rsidP="009030BF">
      <w:pPr>
        <w:pStyle w:val="BodyText"/>
      </w:pPr>
      <w:r w:rsidRPr="00103DF6">
        <w:t>Since the modules are not allowed to communicate directly, the components of the Resource layer can pass information to each other. To prevent the components to have dependencies on each other, an event passing framework is used, where the components can register themselves and subscribe for events. The owner of this framework is the Carrier Resource Handler, since most events originate from Carrier related functions in the O&amp;M layer (northbound from the Resource layer point of view).</w:t>
      </w:r>
    </w:p>
    <w:p w:rsidR="009030BF" w:rsidRDefault="009030BF" w:rsidP="009030BF">
      <w:pPr>
        <w:pStyle w:val="BodyText"/>
      </w:pPr>
      <w:r w:rsidRPr="00103DF6">
        <w:t>When a component in the Resource layer receives an event, the component will call the associated module or modules, using the module/s interface methods.</w:t>
      </w:r>
    </w:p>
    <w:p w:rsidR="009030BF" w:rsidRPr="00075A7C" w:rsidRDefault="009030BF" w:rsidP="009030BF">
      <w:pPr>
        <w:pStyle w:val="BodyText"/>
      </w:pPr>
    </w:p>
    <w:p w:rsidR="009030BF" w:rsidRDefault="009030BF" w:rsidP="009030BF">
      <w:pPr>
        <w:pStyle w:val="BodyText"/>
      </w:pPr>
      <w:r>
        <w:t xml:space="preserve">The information that will be passed shall be determined using configuration data through the database </w:t>
      </w:r>
      <w:r w:rsidRPr="00103DF6">
        <w:t>(both what events shall be passed and the receiver/receivers of the events).</w:t>
      </w:r>
    </w:p>
    <w:p w:rsidR="009030BF" w:rsidRDefault="009030BF" w:rsidP="009C7FEB">
      <w:pPr>
        <w:pStyle w:val="BodyText"/>
        <w:ind w:hanging="2126"/>
      </w:pPr>
    </w:p>
    <w:p w:rsidR="00644940" w:rsidRDefault="00644940" w:rsidP="009C7FEB">
      <w:pPr>
        <w:pStyle w:val="BodyText"/>
        <w:ind w:hanging="2126"/>
      </w:pPr>
    </w:p>
    <w:p w:rsidR="00644940" w:rsidRDefault="00644940" w:rsidP="00644940">
      <w:pPr>
        <w:pStyle w:val="BodyText"/>
        <w:keepNext/>
        <w:ind w:hanging="2126"/>
      </w:pPr>
    </w:p>
    <w:p w:rsidR="00D454E3" w:rsidRDefault="00D53077" w:rsidP="00644940">
      <w:pPr>
        <w:pStyle w:val="BodyText"/>
        <w:keepNext/>
        <w:ind w:hanging="2126"/>
      </w:pPr>
      <w:r>
        <w:object w:dxaOrig="9810" w:dyaOrig="6420">
          <v:shape id="_x0000_i1049" type="#_x0000_t75" style="width:442.2pt;height:289.8pt" o:ole="">
            <v:imagedata r:id="rId33" o:title=""/>
          </v:shape>
          <o:OLEObject Type="Embed" ProgID="Visio.Drawing.15" ShapeID="_x0000_i1049" DrawAspect="Content" ObjectID="_1661929262" r:id="rId34"/>
        </w:object>
      </w:r>
    </w:p>
    <w:p w:rsidR="00644940" w:rsidRDefault="00644940" w:rsidP="00644940">
      <w:pPr>
        <w:pStyle w:val="Caption"/>
      </w:pPr>
      <w:bookmarkStart w:id="643" w:name="_Ref395617851"/>
      <w:bookmarkStart w:id="644" w:name="_Ref395617860"/>
      <w:r>
        <w:t xml:space="preserve">Figure </w:t>
      </w:r>
      <w:fldSimple w:instr=" SEQ Figure \* ARABIC ">
        <w:r w:rsidR="006A5469">
          <w:rPr>
            <w:noProof/>
          </w:rPr>
          <w:t>19</w:t>
        </w:r>
      </w:fldSimple>
      <w:bookmarkEnd w:id="644"/>
      <w:r>
        <w:t xml:space="preserve"> Resource Layer overview</w:t>
      </w:r>
      <w:bookmarkEnd w:id="643"/>
    </w:p>
    <w:p w:rsidR="009C7FEB" w:rsidRDefault="009C7FEB" w:rsidP="009030BF">
      <w:pPr>
        <w:pStyle w:val="BodyText"/>
      </w:pPr>
    </w:p>
    <w:p w:rsidR="009030BF" w:rsidRDefault="009030BF" w:rsidP="009030BF">
      <w:pPr>
        <w:pStyle w:val="BodyText"/>
      </w:pPr>
      <w:r>
        <w:t>In</w:t>
      </w:r>
      <w:r w:rsidR="00D5697C">
        <w:t xml:space="preserve"> </w:t>
      </w:r>
      <w:r w:rsidR="00644940">
        <w:fldChar w:fldCharType="begin"/>
      </w:r>
      <w:r w:rsidR="00644940">
        <w:instrText xml:space="preserve"> REF _Ref395617860 \h </w:instrText>
      </w:r>
      <w:r w:rsidR="00644940">
        <w:fldChar w:fldCharType="separate"/>
      </w:r>
      <w:r w:rsidR="006A5469">
        <w:t xml:space="preserve">Figure </w:t>
      </w:r>
      <w:r w:rsidR="006A5469">
        <w:rPr>
          <w:noProof/>
        </w:rPr>
        <w:t>19</w:t>
      </w:r>
      <w:r w:rsidR="00644940">
        <w:fldChar w:fldCharType="end"/>
      </w:r>
      <w:r w:rsidR="00644940">
        <w:t xml:space="preserve"> </w:t>
      </w:r>
      <w:r>
        <w:t xml:space="preserve">the overview of the Resource layer can be seen. </w:t>
      </w:r>
      <w:r w:rsidRPr="00103DF6">
        <w:t>The thick arrows represent the information flow between the different components. The thin arrows represent the dependency direction from the components in the Resource layer to the modules. Implicitly, this means that the control and data flow between the modules and the Resource layer components (such as function calls from the Resource layer components to the modules or indications sent from the modules to the Resource layer components) is always initiated by the components of the Resource layer (at startup for example). The modules then respond using callbacks for asynchronous calls.</w:t>
      </w:r>
    </w:p>
    <w:p w:rsidR="009030BF" w:rsidRDefault="009030BF" w:rsidP="009030BF">
      <w:pPr>
        <w:pStyle w:val="BodyText"/>
      </w:pPr>
      <w:r>
        <w:t xml:space="preserve">The Resource layer components communicate using a framework derived from the Carrier Subscriber framework. This means that the users </w:t>
      </w:r>
      <w:r w:rsidRPr="00103DF6">
        <w:t>(i.e. the components in the Resource layer)</w:t>
      </w:r>
      <w:r>
        <w:t xml:space="preserve"> of the framework subscribe to certain events and when these events occur, the subscribers are notified.</w:t>
      </w:r>
    </w:p>
    <w:p w:rsidR="009030BF" w:rsidRDefault="009030BF" w:rsidP="009030BF">
      <w:pPr>
        <w:pStyle w:val="CaptionTable"/>
      </w:pPr>
      <w:bookmarkStart w:id="645" w:name="_Ref381794485"/>
      <w:r>
        <w:t xml:space="preserve">Table </w:t>
      </w:r>
      <w:fldSimple w:instr=" SEQ Table \* ARABIC ">
        <w:r w:rsidR="006A5469">
          <w:rPr>
            <w:noProof/>
          </w:rPr>
          <w:t>4</w:t>
        </w:r>
      </w:fldSimple>
      <w:bookmarkEnd w:id="645"/>
      <w:r>
        <w:tab/>
        <w:t>Event Subscriber Framework</w:t>
      </w:r>
    </w:p>
    <w:tbl>
      <w:tblPr>
        <w:tblW w:w="0" w:type="auto"/>
        <w:tblInd w:w="2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1561"/>
        <w:gridCol w:w="1590"/>
        <w:gridCol w:w="1561"/>
      </w:tblGrid>
      <w:tr w:rsidR="009030BF" w:rsidRPr="00393278" w:rsidTr="001D3099">
        <w:tc>
          <w:tcPr>
            <w:tcW w:w="1540" w:type="dxa"/>
            <w:shd w:val="clear" w:color="auto" w:fill="auto"/>
          </w:tcPr>
          <w:p w:rsidR="009030BF" w:rsidRPr="00393278" w:rsidRDefault="009030BF" w:rsidP="001D3099">
            <w:pPr>
              <w:pStyle w:val="BodyText"/>
              <w:ind w:left="0"/>
              <w:jc w:val="center"/>
              <w:rPr>
                <w:b/>
                <w:sz w:val="16"/>
                <w:szCs w:val="16"/>
              </w:rPr>
            </w:pPr>
            <w:r w:rsidRPr="00393278">
              <w:rPr>
                <w:b/>
                <w:sz w:val="16"/>
                <w:szCs w:val="16"/>
              </w:rPr>
              <w:t>Event</w:t>
            </w:r>
          </w:p>
        </w:tc>
        <w:tc>
          <w:tcPr>
            <w:tcW w:w="1561" w:type="dxa"/>
            <w:shd w:val="clear" w:color="auto" w:fill="auto"/>
          </w:tcPr>
          <w:p w:rsidR="009030BF" w:rsidRPr="00393278" w:rsidRDefault="009030BF" w:rsidP="009C7FEB">
            <w:pPr>
              <w:pStyle w:val="BodyText"/>
              <w:ind w:left="0"/>
              <w:jc w:val="center"/>
              <w:rPr>
                <w:b/>
                <w:sz w:val="16"/>
                <w:szCs w:val="16"/>
              </w:rPr>
            </w:pPr>
            <w:r w:rsidRPr="00393278">
              <w:rPr>
                <w:b/>
                <w:sz w:val="16"/>
                <w:szCs w:val="16"/>
              </w:rPr>
              <w:t xml:space="preserve">Carrier Resource </w:t>
            </w:r>
            <w:r w:rsidR="009C7FEB" w:rsidRPr="00393278">
              <w:rPr>
                <w:b/>
                <w:sz w:val="16"/>
                <w:szCs w:val="16"/>
              </w:rPr>
              <w:t>Handler</w:t>
            </w:r>
          </w:p>
        </w:tc>
        <w:tc>
          <w:tcPr>
            <w:tcW w:w="1590" w:type="dxa"/>
            <w:shd w:val="clear" w:color="auto" w:fill="auto"/>
          </w:tcPr>
          <w:p w:rsidR="009030BF" w:rsidRPr="00393278" w:rsidRDefault="009030BF" w:rsidP="009C7FEB">
            <w:pPr>
              <w:pStyle w:val="BodyText"/>
              <w:ind w:left="0"/>
              <w:jc w:val="center"/>
              <w:rPr>
                <w:b/>
                <w:sz w:val="16"/>
                <w:szCs w:val="16"/>
              </w:rPr>
            </w:pPr>
            <w:r w:rsidRPr="00393278">
              <w:rPr>
                <w:b/>
                <w:sz w:val="16"/>
                <w:szCs w:val="16"/>
              </w:rPr>
              <w:t xml:space="preserve">Equipment Resource </w:t>
            </w:r>
            <w:r w:rsidR="009C7FEB" w:rsidRPr="00393278">
              <w:rPr>
                <w:b/>
                <w:sz w:val="16"/>
                <w:szCs w:val="16"/>
              </w:rPr>
              <w:t>Handler</w:t>
            </w:r>
          </w:p>
        </w:tc>
        <w:tc>
          <w:tcPr>
            <w:tcW w:w="1561" w:type="dxa"/>
            <w:shd w:val="clear" w:color="auto" w:fill="auto"/>
          </w:tcPr>
          <w:p w:rsidR="009030BF" w:rsidRPr="00393278" w:rsidRDefault="009030BF" w:rsidP="009C7FEB">
            <w:pPr>
              <w:pStyle w:val="BodyText"/>
              <w:ind w:left="0"/>
              <w:jc w:val="center"/>
              <w:rPr>
                <w:b/>
                <w:sz w:val="16"/>
                <w:szCs w:val="16"/>
              </w:rPr>
            </w:pPr>
            <w:r w:rsidRPr="00393278">
              <w:rPr>
                <w:b/>
                <w:sz w:val="16"/>
                <w:szCs w:val="16"/>
              </w:rPr>
              <w:t xml:space="preserve">Antenna Resource </w:t>
            </w:r>
            <w:r w:rsidR="009C7FEB" w:rsidRPr="00393278">
              <w:rPr>
                <w:b/>
                <w:sz w:val="16"/>
                <w:szCs w:val="16"/>
              </w:rPr>
              <w:t>Handler</w:t>
            </w:r>
          </w:p>
        </w:tc>
      </w:tr>
      <w:tr w:rsidR="009030BF" w:rsidRPr="00393278" w:rsidTr="001D3099">
        <w:tc>
          <w:tcPr>
            <w:tcW w:w="1540" w:type="dxa"/>
            <w:shd w:val="clear" w:color="auto" w:fill="auto"/>
          </w:tcPr>
          <w:p w:rsidR="009030BF" w:rsidRPr="00393278" w:rsidRDefault="009030BF" w:rsidP="001D3099">
            <w:pPr>
              <w:pStyle w:val="BodyText"/>
              <w:ind w:left="0"/>
              <w:jc w:val="center"/>
              <w:rPr>
                <w:sz w:val="16"/>
                <w:szCs w:val="16"/>
              </w:rPr>
            </w:pPr>
            <w:r w:rsidRPr="00393278">
              <w:rPr>
                <w:sz w:val="16"/>
                <w:szCs w:val="16"/>
              </w:rPr>
              <w:t>Baseband setup</w:t>
            </w:r>
          </w:p>
        </w:tc>
        <w:tc>
          <w:tcPr>
            <w:tcW w:w="1561" w:type="dxa"/>
            <w:shd w:val="clear" w:color="auto" w:fill="auto"/>
          </w:tcPr>
          <w:p w:rsidR="009030BF" w:rsidRPr="00393278" w:rsidRDefault="009030BF" w:rsidP="001D3099">
            <w:pPr>
              <w:pStyle w:val="BodyText"/>
              <w:ind w:left="0"/>
              <w:jc w:val="center"/>
              <w:rPr>
                <w:sz w:val="16"/>
                <w:szCs w:val="16"/>
              </w:rPr>
            </w:pPr>
            <w:r w:rsidRPr="00393278">
              <w:rPr>
                <w:sz w:val="16"/>
                <w:szCs w:val="16"/>
              </w:rPr>
              <w:t>Source</w:t>
            </w:r>
          </w:p>
        </w:tc>
        <w:tc>
          <w:tcPr>
            <w:tcW w:w="1590" w:type="dxa"/>
            <w:shd w:val="clear" w:color="auto" w:fill="auto"/>
          </w:tcPr>
          <w:p w:rsidR="009030BF" w:rsidRPr="00393278" w:rsidRDefault="009030BF" w:rsidP="001D3099">
            <w:pPr>
              <w:pStyle w:val="BodyText"/>
              <w:ind w:left="0"/>
              <w:jc w:val="center"/>
              <w:rPr>
                <w:sz w:val="16"/>
                <w:szCs w:val="16"/>
              </w:rPr>
            </w:pPr>
            <w:r w:rsidRPr="00393278">
              <w:rPr>
                <w:sz w:val="16"/>
                <w:szCs w:val="16"/>
              </w:rPr>
              <w:t>Subscriber</w:t>
            </w:r>
          </w:p>
        </w:tc>
        <w:tc>
          <w:tcPr>
            <w:tcW w:w="1561" w:type="dxa"/>
            <w:shd w:val="clear" w:color="auto" w:fill="auto"/>
          </w:tcPr>
          <w:p w:rsidR="009030BF" w:rsidRPr="00393278" w:rsidRDefault="009030BF" w:rsidP="001D3099">
            <w:pPr>
              <w:pStyle w:val="BodyText"/>
              <w:ind w:left="0"/>
              <w:jc w:val="center"/>
              <w:rPr>
                <w:sz w:val="16"/>
                <w:szCs w:val="16"/>
              </w:rPr>
            </w:pPr>
          </w:p>
        </w:tc>
      </w:tr>
      <w:tr w:rsidR="009030BF" w:rsidRPr="00393278" w:rsidTr="001D3099">
        <w:tc>
          <w:tcPr>
            <w:tcW w:w="1540" w:type="dxa"/>
            <w:shd w:val="clear" w:color="auto" w:fill="auto"/>
          </w:tcPr>
          <w:p w:rsidR="009030BF" w:rsidRPr="00393278" w:rsidRDefault="009030BF" w:rsidP="001D3099">
            <w:pPr>
              <w:pStyle w:val="BodyText"/>
              <w:ind w:left="0"/>
              <w:jc w:val="center"/>
              <w:rPr>
                <w:sz w:val="16"/>
                <w:szCs w:val="16"/>
              </w:rPr>
            </w:pPr>
            <w:r w:rsidRPr="00393278">
              <w:rPr>
                <w:sz w:val="16"/>
                <w:szCs w:val="16"/>
              </w:rPr>
              <w:lastRenderedPageBreak/>
              <w:t>Baseband release</w:t>
            </w:r>
          </w:p>
        </w:tc>
        <w:tc>
          <w:tcPr>
            <w:tcW w:w="1561" w:type="dxa"/>
            <w:shd w:val="clear" w:color="auto" w:fill="auto"/>
          </w:tcPr>
          <w:p w:rsidR="009030BF" w:rsidRPr="00393278" w:rsidRDefault="009030BF" w:rsidP="001D3099">
            <w:pPr>
              <w:pStyle w:val="BodyText"/>
              <w:ind w:left="0"/>
              <w:jc w:val="center"/>
              <w:rPr>
                <w:sz w:val="16"/>
                <w:szCs w:val="16"/>
              </w:rPr>
            </w:pPr>
            <w:r w:rsidRPr="00393278">
              <w:rPr>
                <w:sz w:val="16"/>
                <w:szCs w:val="16"/>
              </w:rPr>
              <w:t>Source</w:t>
            </w:r>
          </w:p>
        </w:tc>
        <w:tc>
          <w:tcPr>
            <w:tcW w:w="1590" w:type="dxa"/>
            <w:shd w:val="clear" w:color="auto" w:fill="auto"/>
          </w:tcPr>
          <w:p w:rsidR="009030BF" w:rsidRPr="00393278" w:rsidRDefault="009030BF" w:rsidP="001D3099">
            <w:pPr>
              <w:pStyle w:val="BodyText"/>
              <w:ind w:left="0"/>
              <w:jc w:val="center"/>
              <w:rPr>
                <w:sz w:val="16"/>
                <w:szCs w:val="16"/>
              </w:rPr>
            </w:pPr>
            <w:r w:rsidRPr="00393278">
              <w:rPr>
                <w:sz w:val="16"/>
                <w:szCs w:val="16"/>
              </w:rPr>
              <w:t>Subscriber</w:t>
            </w:r>
          </w:p>
        </w:tc>
        <w:tc>
          <w:tcPr>
            <w:tcW w:w="1561" w:type="dxa"/>
            <w:shd w:val="clear" w:color="auto" w:fill="auto"/>
          </w:tcPr>
          <w:p w:rsidR="009030BF" w:rsidRPr="00393278" w:rsidRDefault="009030BF" w:rsidP="001D3099">
            <w:pPr>
              <w:pStyle w:val="BodyText"/>
              <w:ind w:left="0"/>
              <w:jc w:val="center"/>
              <w:rPr>
                <w:sz w:val="16"/>
                <w:szCs w:val="16"/>
              </w:rPr>
            </w:pPr>
          </w:p>
        </w:tc>
      </w:tr>
      <w:tr w:rsidR="009030BF" w:rsidRPr="00393278" w:rsidTr="001D3099">
        <w:tc>
          <w:tcPr>
            <w:tcW w:w="1540" w:type="dxa"/>
            <w:shd w:val="clear" w:color="auto" w:fill="auto"/>
          </w:tcPr>
          <w:p w:rsidR="009030BF" w:rsidRPr="00393278" w:rsidRDefault="009030BF" w:rsidP="001D3099">
            <w:pPr>
              <w:pStyle w:val="BodyText"/>
              <w:ind w:left="0"/>
              <w:jc w:val="center"/>
              <w:rPr>
                <w:sz w:val="16"/>
                <w:szCs w:val="16"/>
              </w:rPr>
            </w:pPr>
            <w:r w:rsidRPr="00393278">
              <w:rPr>
                <w:sz w:val="16"/>
                <w:szCs w:val="16"/>
              </w:rPr>
              <w:t>Carrier setup</w:t>
            </w:r>
          </w:p>
        </w:tc>
        <w:tc>
          <w:tcPr>
            <w:tcW w:w="1561" w:type="dxa"/>
            <w:shd w:val="clear" w:color="auto" w:fill="auto"/>
          </w:tcPr>
          <w:p w:rsidR="009030BF" w:rsidRPr="00393278" w:rsidRDefault="009030BF" w:rsidP="001D3099">
            <w:pPr>
              <w:pStyle w:val="BodyText"/>
              <w:ind w:left="0"/>
              <w:jc w:val="center"/>
              <w:rPr>
                <w:sz w:val="16"/>
                <w:szCs w:val="16"/>
              </w:rPr>
            </w:pPr>
            <w:r w:rsidRPr="00393278">
              <w:rPr>
                <w:sz w:val="16"/>
                <w:szCs w:val="16"/>
              </w:rPr>
              <w:t>Source</w:t>
            </w:r>
          </w:p>
        </w:tc>
        <w:tc>
          <w:tcPr>
            <w:tcW w:w="1590" w:type="dxa"/>
            <w:shd w:val="clear" w:color="auto" w:fill="auto"/>
          </w:tcPr>
          <w:p w:rsidR="009030BF" w:rsidRPr="00393278" w:rsidRDefault="009030BF" w:rsidP="001D3099">
            <w:pPr>
              <w:pStyle w:val="BodyText"/>
              <w:ind w:left="0"/>
              <w:jc w:val="center"/>
              <w:rPr>
                <w:sz w:val="16"/>
                <w:szCs w:val="16"/>
              </w:rPr>
            </w:pPr>
            <w:r w:rsidRPr="00393278">
              <w:rPr>
                <w:sz w:val="16"/>
                <w:szCs w:val="16"/>
              </w:rPr>
              <w:t>Subscriber</w:t>
            </w:r>
          </w:p>
        </w:tc>
        <w:tc>
          <w:tcPr>
            <w:tcW w:w="1561" w:type="dxa"/>
            <w:shd w:val="clear" w:color="auto" w:fill="auto"/>
          </w:tcPr>
          <w:p w:rsidR="009030BF" w:rsidRPr="00393278" w:rsidRDefault="009030BF" w:rsidP="001D3099">
            <w:pPr>
              <w:pStyle w:val="BodyText"/>
              <w:ind w:left="0"/>
              <w:jc w:val="center"/>
              <w:rPr>
                <w:sz w:val="16"/>
                <w:szCs w:val="16"/>
              </w:rPr>
            </w:pPr>
            <w:r w:rsidRPr="00393278">
              <w:rPr>
                <w:sz w:val="16"/>
                <w:szCs w:val="16"/>
              </w:rPr>
              <w:t>Subscriber</w:t>
            </w:r>
          </w:p>
        </w:tc>
      </w:tr>
      <w:tr w:rsidR="009030BF" w:rsidRPr="00393278" w:rsidTr="001D3099">
        <w:tc>
          <w:tcPr>
            <w:tcW w:w="1540" w:type="dxa"/>
            <w:shd w:val="clear" w:color="auto" w:fill="auto"/>
          </w:tcPr>
          <w:p w:rsidR="009030BF" w:rsidRPr="00393278" w:rsidRDefault="009030BF" w:rsidP="001D3099">
            <w:pPr>
              <w:pStyle w:val="BodyText"/>
              <w:ind w:left="0"/>
              <w:jc w:val="center"/>
              <w:rPr>
                <w:sz w:val="16"/>
                <w:szCs w:val="16"/>
              </w:rPr>
            </w:pPr>
            <w:r w:rsidRPr="00393278">
              <w:rPr>
                <w:sz w:val="16"/>
                <w:szCs w:val="16"/>
              </w:rPr>
              <w:t>Carrier release</w:t>
            </w:r>
          </w:p>
        </w:tc>
        <w:tc>
          <w:tcPr>
            <w:tcW w:w="1561" w:type="dxa"/>
            <w:shd w:val="clear" w:color="auto" w:fill="auto"/>
          </w:tcPr>
          <w:p w:rsidR="009030BF" w:rsidRPr="00393278" w:rsidRDefault="009030BF" w:rsidP="001D3099">
            <w:pPr>
              <w:pStyle w:val="BodyText"/>
              <w:ind w:left="0"/>
              <w:jc w:val="center"/>
              <w:rPr>
                <w:sz w:val="16"/>
                <w:szCs w:val="16"/>
              </w:rPr>
            </w:pPr>
            <w:r w:rsidRPr="00393278">
              <w:rPr>
                <w:sz w:val="16"/>
                <w:szCs w:val="16"/>
              </w:rPr>
              <w:t>Source</w:t>
            </w:r>
          </w:p>
        </w:tc>
        <w:tc>
          <w:tcPr>
            <w:tcW w:w="1590" w:type="dxa"/>
            <w:shd w:val="clear" w:color="auto" w:fill="auto"/>
          </w:tcPr>
          <w:p w:rsidR="009030BF" w:rsidRPr="00393278" w:rsidRDefault="009030BF" w:rsidP="001D3099">
            <w:pPr>
              <w:pStyle w:val="BodyText"/>
              <w:ind w:left="0"/>
              <w:jc w:val="center"/>
              <w:rPr>
                <w:sz w:val="16"/>
                <w:szCs w:val="16"/>
              </w:rPr>
            </w:pPr>
            <w:r w:rsidRPr="00393278">
              <w:rPr>
                <w:sz w:val="16"/>
                <w:szCs w:val="16"/>
              </w:rPr>
              <w:t>Subscriber</w:t>
            </w:r>
          </w:p>
        </w:tc>
        <w:tc>
          <w:tcPr>
            <w:tcW w:w="1561" w:type="dxa"/>
            <w:shd w:val="clear" w:color="auto" w:fill="auto"/>
          </w:tcPr>
          <w:p w:rsidR="009030BF" w:rsidRPr="00393278" w:rsidRDefault="009030BF" w:rsidP="001D3099">
            <w:pPr>
              <w:pStyle w:val="BodyText"/>
              <w:ind w:left="0"/>
              <w:jc w:val="center"/>
              <w:rPr>
                <w:sz w:val="16"/>
                <w:szCs w:val="16"/>
              </w:rPr>
            </w:pPr>
            <w:r w:rsidRPr="00393278">
              <w:rPr>
                <w:sz w:val="16"/>
                <w:szCs w:val="16"/>
              </w:rPr>
              <w:t>Subscriber</w:t>
            </w:r>
          </w:p>
        </w:tc>
      </w:tr>
      <w:tr w:rsidR="009030BF" w:rsidRPr="00393278" w:rsidTr="001D3099">
        <w:tc>
          <w:tcPr>
            <w:tcW w:w="1540" w:type="dxa"/>
            <w:shd w:val="clear" w:color="auto" w:fill="auto"/>
          </w:tcPr>
          <w:p w:rsidR="009030BF" w:rsidRPr="00393278" w:rsidRDefault="009030BF" w:rsidP="001D3099">
            <w:pPr>
              <w:pStyle w:val="BodyText"/>
              <w:ind w:left="0"/>
              <w:jc w:val="center"/>
              <w:rPr>
                <w:sz w:val="16"/>
                <w:szCs w:val="16"/>
              </w:rPr>
            </w:pPr>
            <w:r w:rsidRPr="00393278">
              <w:rPr>
                <w:sz w:val="16"/>
                <w:szCs w:val="16"/>
              </w:rPr>
              <w:t>Carrier enable</w:t>
            </w:r>
          </w:p>
        </w:tc>
        <w:tc>
          <w:tcPr>
            <w:tcW w:w="1561" w:type="dxa"/>
            <w:shd w:val="clear" w:color="auto" w:fill="auto"/>
          </w:tcPr>
          <w:p w:rsidR="009030BF" w:rsidRPr="00393278" w:rsidRDefault="009030BF" w:rsidP="001D3099">
            <w:pPr>
              <w:pStyle w:val="BodyText"/>
              <w:ind w:left="0"/>
              <w:jc w:val="center"/>
              <w:rPr>
                <w:sz w:val="16"/>
                <w:szCs w:val="16"/>
              </w:rPr>
            </w:pPr>
            <w:r w:rsidRPr="00393278">
              <w:rPr>
                <w:sz w:val="16"/>
                <w:szCs w:val="16"/>
              </w:rPr>
              <w:t>Source</w:t>
            </w:r>
          </w:p>
        </w:tc>
        <w:tc>
          <w:tcPr>
            <w:tcW w:w="1590" w:type="dxa"/>
            <w:shd w:val="clear" w:color="auto" w:fill="auto"/>
          </w:tcPr>
          <w:p w:rsidR="009030BF" w:rsidRPr="00393278" w:rsidRDefault="009030BF" w:rsidP="001D3099">
            <w:pPr>
              <w:pStyle w:val="BodyText"/>
              <w:ind w:left="0"/>
              <w:jc w:val="center"/>
              <w:rPr>
                <w:sz w:val="16"/>
                <w:szCs w:val="16"/>
              </w:rPr>
            </w:pPr>
          </w:p>
        </w:tc>
        <w:tc>
          <w:tcPr>
            <w:tcW w:w="1561" w:type="dxa"/>
            <w:shd w:val="clear" w:color="auto" w:fill="auto"/>
          </w:tcPr>
          <w:p w:rsidR="009030BF" w:rsidRPr="00393278" w:rsidRDefault="009030BF" w:rsidP="001D3099">
            <w:pPr>
              <w:pStyle w:val="BodyText"/>
              <w:ind w:left="0"/>
              <w:jc w:val="center"/>
              <w:rPr>
                <w:sz w:val="16"/>
                <w:szCs w:val="16"/>
              </w:rPr>
            </w:pPr>
            <w:r w:rsidRPr="00393278">
              <w:rPr>
                <w:sz w:val="16"/>
                <w:szCs w:val="16"/>
              </w:rPr>
              <w:t>Subscriber</w:t>
            </w:r>
          </w:p>
        </w:tc>
      </w:tr>
      <w:tr w:rsidR="009030BF" w:rsidRPr="00393278" w:rsidTr="001D3099">
        <w:tc>
          <w:tcPr>
            <w:tcW w:w="1540" w:type="dxa"/>
            <w:shd w:val="clear" w:color="auto" w:fill="auto"/>
          </w:tcPr>
          <w:p w:rsidR="009030BF" w:rsidRPr="00393278" w:rsidRDefault="009030BF" w:rsidP="001D3099">
            <w:pPr>
              <w:pStyle w:val="BodyText"/>
              <w:ind w:left="0"/>
              <w:jc w:val="center"/>
              <w:rPr>
                <w:sz w:val="16"/>
                <w:szCs w:val="16"/>
              </w:rPr>
            </w:pPr>
            <w:r w:rsidRPr="00393278">
              <w:rPr>
                <w:sz w:val="16"/>
                <w:szCs w:val="16"/>
              </w:rPr>
              <w:t>Carrier disable</w:t>
            </w:r>
          </w:p>
        </w:tc>
        <w:tc>
          <w:tcPr>
            <w:tcW w:w="1561" w:type="dxa"/>
            <w:shd w:val="clear" w:color="auto" w:fill="auto"/>
          </w:tcPr>
          <w:p w:rsidR="009030BF" w:rsidRPr="00393278" w:rsidRDefault="009030BF" w:rsidP="001D3099">
            <w:pPr>
              <w:pStyle w:val="BodyText"/>
              <w:ind w:left="0"/>
              <w:jc w:val="center"/>
              <w:rPr>
                <w:sz w:val="16"/>
                <w:szCs w:val="16"/>
              </w:rPr>
            </w:pPr>
            <w:r w:rsidRPr="00393278">
              <w:rPr>
                <w:sz w:val="16"/>
                <w:szCs w:val="16"/>
              </w:rPr>
              <w:t>Source</w:t>
            </w:r>
          </w:p>
        </w:tc>
        <w:tc>
          <w:tcPr>
            <w:tcW w:w="1590" w:type="dxa"/>
            <w:shd w:val="clear" w:color="auto" w:fill="auto"/>
          </w:tcPr>
          <w:p w:rsidR="009030BF" w:rsidRPr="00393278" w:rsidRDefault="009030BF" w:rsidP="001D3099">
            <w:pPr>
              <w:pStyle w:val="BodyText"/>
              <w:ind w:left="0"/>
              <w:jc w:val="center"/>
              <w:rPr>
                <w:sz w:val="16"/>
                <w:szCs w:val="16"/>
              </w:rPr>
            </w:pPr>
          </w:p>
        </w:tc>
        <w:tc>
          <w:tcPr>
            <w:tcW w:w="1561" w:type="dxa"/>
            <w:shd w:val="clear" w:color="auto" w:fill="auto"/>
          </w:tcPr>
          <w:p w:rsidR="009030BF" w:rsidRPr="00393278" w:rsidRDefault="009030BF" w:rsidP="001D3099">
            <w:pPr>
              <w:pStyle w:val="BodyText"/>
              <w:ind w:left="0"/>
              <w:jc w:val="center"/>
              <w:rPr>
                <w:sz w:val="16"/>
                <w:szCs w:val="16"/>
              </w:rPr>
            </w:pPr>
            <w:r w:rsidRPr="00393278">
              <w:rPr>
                <w:sz w:val="16"/>
                <w:szCs w:val="16"/>
              </w:rPr>
              <w:t>Subscriber</w:t>
            </w:r>
          </w:p>
        </w:tc>
      </w:tr>
      <w:tr w:rsidR="009030BF" w:rsidRPr="00393278" w:rsidTr="001D3099">
        <w:tc>
          <w:tcPr>
            <w:tcW w:w="1540" w:type="dxa"/>
            <w:shd w:val="clear" w:color="auto" w:fill="auto"/>
          </w:tcPr>
          <w:p w:rsidR="009030BF" w:rsidRPr="00393278" w:rsidRDefault="009030BF" w:rsidP="001D3099">
            <w:pPr>
              <w:pStyle w:val="BodyText"/>
              <w:ind w:left="0"/>
              <w:jc w:val="center"/>
              <w:rPr>
                <w:sz w:val="16"/>
                <w:szCs w:val="16"/>
              </w:rPr>
            </w:pPr>
            <w:r w:rsidRPr="00393278">
              <w:rPr>
                <w:sz w:val="16"/>
                <w:szCs w:val="16"/>
              </w:rPr>
              <w:t>Carrier shutdown</w:t>
            </w:r>
          </w:p>
        </w:tc>
        <w:tc>
          <w:tcPr>
            <w:tcW w:w="1561" w:type="dxa"/>
            <w:shd w:val="clear" w:color="auto" w:fill="auto"/>
          </w:tcPr>
          <w:p w:rsidR="009030BF" w:rsidRPr="00393278" w:rsidRDefault="009030BF" w:rsidP="001D3099">
            <w:pPr>
              <w:pStyle w:val="BodyText"/>
              <w:ind w:left="0"/>
              <w:jc w:val="center"/>
              <w:rPr>
                <w:sz w:val="16"/>
                <w:szCs w:val="16"/>
              </w:rPr>
            </w:pPr>
            <w:r w:rsidRPr="00393278">
              <w:rPr>
                <w:sz w:val="16"/>
                <w:szCs w:val="16"/>
              </w:rPr>
              <w:t>Source</w:t>
            </w:r>
          </w:p>
        </w:tc>
        <w:tc>
          <w:tcPr>
            <w:tcW w:w="1590" w:type="dxa"/>
            <w:shd w:val="clear" w:color="auto" w:fill="auto"/>
          </w:tcPr>
          <w:p w:rsidR="009030BF" w:rsidRPr="00393278" w:rsidRDefault="009030BF" w:rsidP="001D3099">
            <w:pPr>
              <w:pStyle w:val="BodyText"/>
              <w:ind w:left="0"/>
              <w:jc w:val="center"/>
              <w:rPr>
                <w:sz w:val="16"/>
                <w:szCs w:val="16"/>
              </w:rPr>
            </w:pPr>
          </w:p>
        </w:tc>
        <w:tc>
          <w:tcPr>
            <w:tcW w:w="1561" w:type="dxa"/>
            <w:shd w:val="clear" w:color="auto" w:fill="auto"/>
          </w:tcPr>
          <w:p w:rsidR="009030BF" w:rsidRPr="00393278" w:rsidRDefault="009030BF" w:rsidP="001D3099">
            <w:pPr>
              <w:pStyle w:val="BodyText"/>
              <w:ind w:left="0"/>
              <w:jc w:val="center"/>
              <w:rPr>
                <w:sz w:val="16"/>
                <w:szCs w:val="16"/>
              </w:rPr>
            </w:pPr>
            <w:r w:rsidRPr="00393278">
              <w:rPr>
                <w:sz w:val="16"/>
                <w:szCs w:val="16"/>
              </w:rPr>
              <w:t>Subscriber</w:t>
            </w:r>
          </w:p>
        </w:tc>
      </w:tr>
      <w:tr w:rsidR="009030BF" w:rsidRPr="00393278" w:rsidTr="001D3099">
        <w:tc>
          <w:tcPr>
            <w:tcW w:w="1540" w:type="dxa"/>
            <w:shd w:val="clear" w:color="auto" w:fill="auto"/>
          </w:tcPr>
          <w:p w:rsidR="009030BF" w:rsidRPr="00393278" w:rsidRDefault="009030BF" w:rsidP="001D3099">
            <w:pPr>
              <w:pStyle w:val="BodyText"/>
              <w:ind w:left="0"/>
              <w:jc w:val="center"/>
              <w:rPr>
                <w:sz w:val="16"/>
                <w:szCs w:val="16"/>
              </w:rPr>
            </w:pPr>
            <w:r w:rsidRPr="00393278">
              <w:rPr>
                <w:sz w:val="16"/>
                <w:szCs w:val="16"/>
              </w:rPr>
              <w:t>Carrier modify</w:t>
            </w:r>
          </w:p>
        </w:tc>
        <w:tc>
          <w:tcPr>
            <w:tcW w:w="1561" w:type="dxa"/>
            <w:shd w:val="clear" w:color="auto" w:fill="auto"/>
          </w:tcPr>
          <w:p w:rsidR="009030BF" w:rsidRPr="00393278" w:rsidRDefault="009030BF" w:rsidP="001D3099">
            <w:pPr>
              <w:pStyle w:val="BodyText"/>
              <w:ind w:left="0"/>
              <w:jc w:val="center"/>
              <w:rPr>
                <w:sz w:val="16"/>
                <w:szCs w:val="16"/>
              </w:rPr>
            </w:pPr>
            <w:r w:rsidRPr="00393278">
              <w:rPr>
                <w:sz w:val="16"/>
                <w:szCs w:val="16"/>
              </w:rPr>
              <w:t>Source</w:t>
            </w:r>
          </w:p>
        </w:tc>
        <w:tc>
          <w:tcPr>
            <w:tcW w:w="1590" w:type="dxa"/>
            <w:shd w:val="clear" w:color="auto" w:fill="auto"/>
          </w:tcPr>
          <w:p w:rsidR="009030BF" w:rsidRPr="00393278" w:rsidRDefault="009030BF" w:rsidP="001D3099">
            <w:pPr>
              <w:pStyle w:val="BodyText"/>
              <w:ind w:left="0"/>
              <w:jc w:val="center"/>
              <w:rPr>
                <w:sz w:val="16"/>
                <w:szCs w:val="16"/>
              </w:rPr>
            </w:pPr>
            <w:r w:rsidRPr="00393278">
              <w:rPr>
                <w:sz w:val="16"/>
                <w:szCs w:val="16"/>
              </w:rPr>
              <w:t>Subscriber</w:t>
            </w:r>
          </w:p>
        </w:tc>
        <w:tc>
          <w:tcPr>
            <w:tcW w:w="1561" w:type="dxa"/>
            <w:shd w:val="clear" w:color="auto" w:fill="auto"/>
          </w:tcPr>
          <w:p w:rsidR="009030BF" w:rsidRPr="00393278" w:rsidRDefault="009030BF" w:rsidP="001D3099">
            <w:pPr>
              <w:pStyle w:val="BodyText"/>
              <w:ind w:left="0"/>
              <w:jc w:val="center"/>
              <w:rPr>
                <w:sz w:val="16"/>
                <w:szCs w:val="16"/>
              </w:rPr>
            </w:pPr>
            <w:r w:rsidRPr="00393278">
              <w:rPr>
                <w:sz w:val="16"/>
                <w:szCs w:val="16"/>
              </w:rPr>
              <w:t>Subscriber</w:t>
            </w:r>
          </w:p>
        </w:tc>
      </w:tr>
    </w:tbl>
    <w:p w:rsidR="009030BF" w:rsidRPr="00103DF6" w:rsidRDefault="009030BF" w:rsidP="009030BF">
      <w:pPr>
        <w:pStyle w:val="BodyText"/>
      </w:pPr>
      <w:r>
        <w:t xml:space="preserve">In </w:t>
      </w:r>
      <w:r>
        <w:fldChar w:fldCharType="begin"/>
      </w:r>
      <w:r>
        <w:instrText xml:space="preserve"> REF _Ref381794485 \h </w:instrText>
      </w:r>
      <w:r>
        <w:fldChar w:fldCharType="separate"/>
      </w:r>
      <w:r w:rsidR="006A5469">
        <w:t xml:space="preserve">Table </w:t>
      </w:r>
      <w:r w:rsidR="006A5469">
        <w:rPr>
          <w:noProof/>
        </w:rPr>
        <w:t>4</w:t>
      </w:r>
      <w:r>
        <w:fldChar w:fldCharType="end"/>
      </w:r>
      <w:r>
        <w:t xml:space="preserve"> the different components and their roles can be seen. </w:t>
      </w:r>
      <w:r w:rsidRPr="00103DF6">
        <w:t xml:space="preserve">The Carrier Resource </w:t>
      </w:r>
      <w:r w:rsidR="009C7FEB" w:rsidRPr="00103DF6">
        <w:t>Handler</w:t>
      </w:r>
      <w:r w:rsidRPr="00103DF6">
        <w:t xml:space="preserve"> is (currently) the owner of the framework and therefore the other components will subscribe for the events. The rationale behind this is that most event origin from the Carrier domain (RAS).</w:t>
      </w:r>
    </w:p>
    <w:p w:rsidR="009030BF" w:rsidRDefault="009030BF" w:rsidP="009030BF">
      <w:pPr>
        <w:pStyle w:val="BodyText"/>
      </w:pPr>
      <w:r w:rsidRPr="00103DF6">
        <w:t>Fault events, that trigger critical functions in some modules, are sent from the Fault Manager to the applicable modules (e.g. temperature supervision is handled by the Equipment Module. When a temperature fault is reported to the Fault Manager, the Fault Manager will call the applicable function in the Tx and Rx Modules).</w:t>
      </w:r>
    </w:p>
    <w:p w:rsidR="009030BF" w:rsidRDefault="009030BF" w:rsidP="009030BF">
      <w:pPr>
        <w:pStyle w:val="Heading3"/>
      </w:pPr>
      <w:r>
        <w:t>Fault Manager</w:t>
      </w:r>
    </w:p>
    <w:p w:rsidR="009030BF" w:rsidRDefault="009030BF" w:rsidP="009030BF">
      <w:pPr>
        <w:pStyle w:val="BodyText"/>
      </w:pPr>
      <w:r>
        <w:t xml:space="preserve">The Fault Manager is the receiver and distributor of faults and fault triggered events in the Resource Layer. The Fault Manager subscribes for faults from the modules and can trigger events to the other components in the Resource Layer </w:t>
      </w:r>
      <w:r w:rsidRPr="00103DF6">
        <w:t>or directly to the modules,</w:t>
      </w:r>
      <w:r>
        <w:t xml:space="preserve"> if necessary.</w:t>
      </w:r>
    </w:p>
    <w:p w:rsidR="009030BF" w:rsidRPr="00103DF6" w:rsidRDefault="009030BF" w:rsidP="009030BF">
      <w:pPr>
        <w:pStyle w:val="BodyText"/>
      </w:pPr>
      <w:r w:rsidRPr="00103DF6">
        <w:t>The Fault Manager is filtering the faults sent from the modules. This is done to reduce the number of faults reported in the northbound direction; to the O&amp;M layer and to thereby the clients of the Radio Unit and to only send the most significant fault.</w:t>
      </w:r>
    </w:p>
    <w:p w:rsidR="009030BF" w:rsidRDefault="009030BF" w:rsidP="009030BF">
      <w:pPr>
        <w:pStyle w:val="BodyText"/>
      </w:pPr>
      <w:r w:rsidRPr="00103DF6">
        <w:t>To do the filtering, the Fault Manager utilizes a huge set of dependency lists, where all available faults are represented. When a fault occurs, the Fault Manager will look up the list for the specific fault and check if a fault with higher precedence is already active. If so, the fault will be suppressed. If not, the fault will be set to active and reported to the O&amp;M layer.</w:t>
      </w:r>
    </w:p>
    <w:p w:rsidR="00EF536C" w:rsidRDefault="00EF536C" w:rsidP="00EF536C">
      <w:pPr>
        <w:pStyle w:val="Heading3"/>
      </w:pPr>
      <w:r>
        <w:t>Fault Manager Interface</w:t>
      </w:r>
    </w:p>
    <w:p w:rsidR="00EF536C" w:rsidRDefault="00EF536C" w:rsidP="00EF536C">
      <w:pPr>
        <w:pStyle w:val="BodyText"/>
      </w:pPr>
      <w:r w:rsidRPr="00485368">
        <w:t>The Fault Manager Interface</w:t>
      </w:r>
      <w:r>
        <w:t xml:space="preserve"> has two key functionalities:</w:t>
      </w:r>
    </w:p>
    <w:p w:rsidR="00EF536C" w:rsidRDefault="00EF536C" w:rsidP="00EF536C">
      <w:pPr>
        <w:pStyle w:val="Listnumbersingleline"/>
      </w:pPr>
      <w:r>
        <w:t xml:space="preserve">Translate the generic fault IDs events/faults reported by the modules </w:t>
      </w:r>
      <w:r w:rsidRPr="00485368">
        <w:t>through their Fault Advisor Controller</w:t>
      </w:r>
      <w:r>
        <w:t>- against their associated HW blocks to the current legacy fault IDs by embedding the module reported fault ID. U</w:t>
      </w:r>
      <w:r w:rsidRPr="00485368">
        <w:t>sed by the different modules –through their Fault Advisor Controller</w:t>
      </w:r>
      <w:r>
        <w:t xml:space="preserve">. </w:t>
      </w:r>
      <w:r w:rsidRPr="00485368">
        <w:lastRenderedPageBreak/>
        <w:t>This approach will address the scalability issues associated support of increased numbers of TX &amp; RX RF ports in the radio products</w:t>
      </w:r>
      <w:r>
        <w:t>.</w:t>
      </w:r>
    </w:p>
    <w:p w:rsidR="00EF536C" w:rsidRPr="00075A7C" w:rsidRDefault="00EF536C" w:rsidP="00EF536C">
      <w:pPr>
        <w:pStyle w:val="Listnumbersingleline"/>
      </w:pPr>
      <w:r>
        <w:t>Manage and coordinate the inter module fault dependencies in cases of a fault reported by one module require actions by another module.</w:t>
      </w:r>
    </w:p>
    <w:p w:rsidR="009030BF" w:rsidRDefault="009030BF" w:rsidP="009030BF">
      <w:pPr>
        <w:pStyle w:val="Heading3"/>
      </w:pPr>
      <w:r>
        <w:t>Carrier Resource Handler</w:t>
      </w:r>
    </w:p>
    <w:p w:rsidR="009030BF" w:rsidRDefault="009030BF" w:rsidP="009030BF">
      <w:pPr>
        <w:pStyle w:val="BodyText"/>
      </w:pPr>
      <w:r>
        <w:t>The Carrier Resource Handler handles the configuration and control of the TX and RX modules. The Carrier Resource Handler contains Carrier Control, Carrier List and Carrier Status Coordination components. The Carrier Status Coordinator subscribes for blocking events from the TX and RX modules and can, if triggered, orchestrate blocking of the TX and RX. The Carrier Resource Handler also contains the high level governing component for time alignment of the downlink and uplink (Note! This (TA) is just a proposal. Time Alignment has not been thoroughly investigated yet).</w:t>
      </w:r>
    </w:p>
    <w:p w:rsidR="009030BF" w:rsidRPr="00075A7C" w:rsidRDefault="009030BF" w:rsidP="009030BF">
      <w:pPr>
        <w:pStyle w:val="BodyText"/>
      </w:pPr>
      <w:r w:rsidRPr="00103DF6">
        <w:t>The Carrier List contain</w:t>
      </w:r>
      <w:r w:rsidR="00BB16FA" w:rsidRPr="00103DF6">
        <w:t>s</w:t>
      </w:r>
      <w:r w:rsidRPr="00103DF6">
        <w:t xml:space="preserve"> references to the resources allocated and committed to by the modules, since the modules are responsible for and owns the resources and data associated with their respective domains. The Carrier List can therefore be seen as an accountant or a cache of the resources the modules contain.</w:t>
      </w:r>
    </w:p>
    <w:p w:rsidR="009030BF" w:rsidRDefault="009030BF" w:rsidP="009030BF">
      <w:pPr>
        <w:pStyle w:val="Heading3"/>
      </w:pPr>
      <w:r>
        <w:t>Equipment Resource Handler</w:t>
      </w:r>
    </w:p>
    <w:p w:rsidR="009030BF" w:rsidRDefault="009030BF" w:rsidP="009030BF">
      <w:pPr>
        <w:pStyle w:val="BodyText"/>
      </w:pPr>
      <w:r>
        <w:t>The Equipment Resource Handler</w:t>
      </w:r>
      <w:r w:rsidR="00CA1BF1">
        <w:t xml:space="preserve"> (ERH)</w:t>
      </w:r>
      <w:r>
        <w:t xml:space="preserve"> deals with the Equipment Module. </w:t>
      </w:r>
      <w:r w:rsidR="00CA1BF1">
        <w:t>The major responsibilities for the ERH are:</w:t>
      </w:r>
    </w:p>
    <w:p w:rsidR="00B51F36" w:rsidRDefault="00B51F36" w:rsidP="00877977">
      <w:pPr>
        <w:pStyle w:val="BodyText"/>
        <w:numPr>
          <w:ilvl w:val="0"/>
          <w:numId w:val="43"/>
        </w:numPr>
      </w:pPr>
      <w:r>
        <w:t>Single point of access towards the Equipment Module.</w:t>
      </w:r>
    </w:p>
    <w:p w:rsidR="00CA1BF1" w:rsidRDefault="00CA1BF1" w:rsidP="00877977">
      <w:pPr>
        <w:pStyle w:val="BodyText"/>
        <w:numPr>
          <w:ilvl w:val="0"/>
          <w:numId w:val="43"/>
        </w:numPr>
      </w:pPr>
      <w:r>
        <w:t>Present interface</w:t>
      </w:r>
      <w:r w:rsidR="00B51F36">
        <w:t>(s)</w:t>
      </w:r>
      <w:r>
        <w:t xml:space="preserve"> towards the OAM layer </w:t>
      </w:r>
      <w:r w:rsidR="00B51F36">
        <w:t xml:space="preserve">for </w:t>
      </w:r>
      <w:r>
        <w:t>equipment specific functionality</w:t>
      </w:r>
      <w:r w:rsidR="00B51F36">
        <w:t>.</w:t>
      </w:r>
    </w:p>
    <w:p w:rsidR="00CA1BF1" w:rsidRDefault="00B51F36" w:rsidP="00877977">
      <w:pPr>
        <w:pStyle w:val="BodyText"/>
        <w:numPr>
          <w:ilvl w:val="0"/>
          <w:numId w:val="43"/>
        </w:numPr>
      </w:pPr>
      <w:r>
        <w:t>Synchronization between other resource handlers.</w:t>
      </w:r>
    </w:p>
    <w:p w:rsidR="00B3482D" w:rsidRPr="00075A7C" w:rsidRDefault="00B3482D" w:rsidP="00B3482D">
      <w:pPr>
        <w:pStyle w:val="BodyText"/>
      </w:pPr>
      <w:r>
        <w:t>ERH controls the Equipment Module</w:t>
      </w:r>
      <w:r w:rsidR="00CF438B">
        <w:t xml:space="preserve"> via the Equipment Module Interface and is in charge of any access towards the module. Any events (callbacks) from the Equipment Module </w:t>
      </w:r>
      <w:r w:rsidR="009167DE">
        <w:t xml:space="preserve">will be handled by </w:t>
      </w:r>
      <w:r w:rsidR="00CF438B">
        <w:t>ERH and passed further according to the ERH interface definition.</w:t>
      </w:r>
    </w:p>
    <w:p w:rsidR="009030BF" w:rsidRDefault="009030BF" w:rsidP="009030BF">
      <w:pPr>
        <w:pStyle w:val="Heading3"/>
      </w:pPr>
      <w:r>
        <w:t>Antenna Resource Handler</w:t>
      </w:r>
    </w:p>
    <w:p w:rsidR="009030BF" w:rsidRDefault="009030BF" w:rsidP="009030BF">
      <w:pPr>
        <w:pStyle w:val="BodyText"/>
      </w:pPr>
      <w:r>
        <w:t>The Antenna Resource Handler</w:t>
      </w:r>
      <w:r w:rsidR="00B3482D">
        <w:t xml:space="preserve"> (ARH)</w:t>
      </w:r>
      <w:r>
        <w:t xml:space="preserve"> deals with the Antenna Module. </w:t>
      </w:r>
      <w:r w:rsidR="00B3482D">
        <w:t xml:space="preserve"> The major responsibilities for the ARH are:</w:t>
      </w:r>
    </w:p>
    <w:p w:rsidR="00B3482D" w:rsidRDefault="00DC6A9A" w:rsidP="00877977">
      <w:pPr>
        <w:pStyle w:val="BodyText"/>
        <w:numPr>
          <w:ilvl w:val="0"/>
          <w:numId w:val="44"/>
        </w:numPr>
      </w:pPr>
      <w:r>
        <w:t>Single point of access towards the Antenna Module</w:t>
      </w:r>
    </w:p>
    <w:p w:rsidR="00DC6A9A" w:rsidRDefault="00DC6A9A" w:rsidP="00DC6A9A">
      <w:pPr>
        <w:pStyle w:val="BodyText"/>
        <w:numPr>
          <w:ilvl w:val="0"/>
          <w:numId w:val="44"/>
        </w:numPr>
      </w:pPr>
      <w:r>
        <w:t>Present interface(s) towards the OAM layer for antenna specific functionality.</w:t>
      </w:r>
    </w:p>
    <w:p w:rsidR="00DC6A9A" w:rsidRPr="00075A7C" w:rsidRDefault="00DC6A9A" w:rsidP="00877977">
      <w:pPr>
        <w:pStyle w:val="BodyText"/>
        <w:numPr>
          <w:ilvl w:val="0"/>
          <w:numId w:val="44"/>
        </w:numPr>
      </w:pPr>
      <w:r>
        <w:lastRenderedPageBreak/>
        <w:t>Synchronization between other resource handlers</w:t>
      </w:r>
      <w:r w:rsidR="00AE1500">
        <w:t xml:space="preserve"> </w:t>
      </w:r>
      <w:r w:rsidR="001C5AD7">
        <w:t xml:space="preserve">and </w:t>
      </w:r>
      <w:r w:rsidR="00AE1500">
        <w:t>subscribing</w:t>
      </w:r>
      <w:r w:rsidR="001C5AD7">
        <w:t xml:space="preserve"> to the carrier list in CRH.</w:t>
      </w:r>
    </w:p>
    <w:p w:rsidR="001C5AD7" w:rsidRDefault="00DC6A9A" w:rsidP="001C5AD7">
      <w:pPr>
        <w:pStyle w:val="BodyText"/>
      </w:pPr>
      <w:r>
        <w:t xml:space="preserve">ARH controls the Antenna Module via the Antenna Module Interface and is in charge of </w:t>
      </w:r>
      <w:r w:rsidR="009167DE">
        <w:t>all</w:t>
      </w:r>
      <w:r>
        <w:t xml:space="preserve"> access towards the module. Any events (callbacks) from the Antenna Module </w:t>
      </w:r>
      <w:r w:rsidR="009167DE">
        <w:t xml:space="preserve">will be handled by </w:t>
      </w:r>
      <w:r>
        <w:t>ARH and passed further according to the ARH interface definition.</w:t>
      </w:r>
    </w:p>
    <w:p w:rsidR="008C6DC1" w:rsidRPr="005810B6" w:rsidRDefault="008C6DC1" w:rsidP="00AB50F4">
      <w:pPr>
        <w:pStyle w:val="Heading2"/>
      </w:pPr>
      <w:bookmarkStart w:id="646" w:name="_Toc38649728"/>
      <w:r>
        <w:t>Radio Modules</w:t>
      </w:r>
      <w:bookmarkEnd w:id="641"/>
      <w:bookmarkEnd w:id="642"/>
      <w:bookmarkEnd w:id="646"/>
    </w:p>
    <w:p w:rsidR="008C6DC1" w:rsidRDefault="008C6DC1" w:rsidP="008C6DC1">
      <w:pPr>
        <w:pStyle w:val="BodyText"/>
      </w:pPr>
      <w:r>
        <w:t>This section describes the structure and scope of the different modules managing and controlling the radio HW blocks.</w:t>
      </w:r>
    </w:p>
    <w:p w:rsidR="008C6DC1" w:rsidRPr="005810B6" w:rsidRDefault="008C6DC1" w:rsidP="008C6DC1">
      <w:pPr>
        <w:pStyle w:val="BodyText"/>
      </w:pPr>
      <w:r>
        <w:t xml:space="preserve">As per Radio reference architecture all module spans </w:t>
      </w:r>
      <w:r w:rsidR="00EB05D7">
        <w:t>two</w:t>
      </w:r>
      <w:r>
        <w:t xml:space="preserve"> layers</w:t>
      </w:r>
      <w:r w:rsidR="00EB05D7">
        <w:t xml:space="preserve">, </w:t>
      </w:r>
      <w:r>
        <w:t xml:space="preserve">one is </w:t>
      </w:r>
      <w:r w:rsidRPr="005810B6">
        <w:t xml:space="preserve">platform-dependent and another </w:t>
      </w:r>
      <w:r w:rsidR="00EB05D7">
        <w:t xml:space="preserve">less </w:t>
      </w:r>
      <w:r w:rsidRPr="005810B6">
        <w:t>platform-dependent</w:t>
      </w:r>
      <w:r>
        <w:t>.</w:t>
      </w:r>
    </w:p>
    <w:p w:rsidR="008C6DC1" w:rsidRPr="005810B6" w:rsidRDefault="008C6DC1" w:rsidP="008C6DC1">
      <w:pPr>
        <w:pStyle w:val="BodyText"/>
      </w:pPr>
      <w:r w:rsidRPr="00922521">
        <w:rPr>
          <w:noProof/>
          <w:lang w:val="en-CA" w:eastAsia="en-CA"/>
        </w:rPr>
        <w:pict>
          <v:shape id="_x0000_i1050" type="#_x0000_t75" style="width:355.8pt;height:83.4pt;visibility:visible">
            <v:imagedata r:id="rId35" o:title=""/>
          </v:shape>
        </w:pict>
      </w:r>
    </w:p>
    <w:p w:rsidR="008C6DC1" w:rsidRDefault="008C6DC1" w:rsidP="008C6DC1">
      <w:pPr>
        <w:pStyle w:val="Caption"/>
        <w:ind w:left="2552"/>
      </w:pPr>
      <w:bookmarkStart w:id="647" w:name="_Ref373331794"/>
      <w:r w:rsidRPr="001B7697">
        <w:t xml:space="preserve">Figure </w:t>
      </w:r>
      <w:fldSimple w:instr=" SEQ Figure \* ARABIC ">
        <w:r w:rsidR="006A5469">
          <w:rPr>
            <w:noProof/>
          </w:rPr>
          <w:t>20</w:t>
        </w:r>
      </w:fldSimple>
      <w:bookmarkEnd w:id="647"/>
      <w:r w:rsidRPr="001B7697">
        <w:t xml:space="preserve"> Functional layer main components</w:t>
      </w:r>
    </w:p>
    <w:p w:rsidR="00D3551A" w:rsidRPr="00251DB1" w:rsidRDefault="00D3551A" w:rsidP="00D3551A">
      <w:pPr>
        <w:pStyle w:val="BodyText"/>
      </w:pPr>
      <w:r>
        <w:t xml:space="preserve">The intention with showing multiple instances of the different modules in </w:t>
      </w:r>
      <w:r>
        <w:fldChar w:fldCharType="begin"/>
      </w:r>
      <w:r>
        <w:instrText xml:space="preserve"> REF _Ref373331794 \h </w:instrText>
      </w:r>
      <w:r>
        <w:fldChar w:fldCharType="separate"/>
      </w:r>
      <w:ins w:id="648" w:author="DDS" w:date="2020-04-24T19:49:00Z">
        <w:r w:rsidR="006A5469" w:rsidRPr="001B7697">
          <w:t xml:space="preserve">Figure </w:t>
        </w:r>
        <w:r w:rsidR="006A5469">
          <w:rPr>
            <w:noProof/>
          </w:rPr>
          <w:t>20</w:t>
        </w:r>
      </w:ins>
      <w:del w:id="649" w:author="DDS" w:date="2020-04-24T19:49:00Z">
        <w:r w:rsidR="001473BF" w:rsidRPr="001B7697" w:rsidDel="006A5469">
          <w:delText xml:space="preserve">Figure </w:delText>
        </w:r>
        <w:r w:rsidR="001473BF" w:rsidDel="006A5469">
          <w:rPr>
            <w:noProof/>
          </w:rPr>
          <w:delText>20</w:delText>
        </w:r>
      </w:del>
      <w:r>
        <w:fldChar w:fldCharType="end"/>
      </w:r>
      <w:r>
        <w:t xml:space="preserve"> is to give the reader the vision of that one module represents an antenna branch each.</w:t>
      </w:r>
    </w:p>
    <w:p w:rsidR="00D3551A" w:rsidRPr="00D3551A" w:rsidRDefault="00D3551A" w:rsidP="00D3551A">
      <w:pPr>
        <w:pStyle w:val="BodyText"/>
      </w:pPr>
    </w:p>
    <w:p w:rsidR="008C6DC1" w:rsidRDefault="008C6DC1" w:rsidP="008C6DC1">
      <w:pPr>
        <w:pStyle w:val="Heading3"/>
      </w:pPr>
      <w:r>
        <w:t>Antenna Module</w:t>
      </w:r>
    </w:p>
    <w:p w:rsidR="00D3551A" w:rsidRPr="00EB05D7" w:rsidRDefault="00D3551A" w:rsidP="00D3551A">
      <w:pPr>
        <w:pStyle w:val="BodyText"/>
      </w:pPr>
      <w:r w:rsidRPr="00EB05D7">
        <w:t>The Antenna module encapsulates the following functionalities:</w:t>
      </w:r>
    </w:p>
    <w:p w:rsidR="00D3551A" w:rsidRPr="00EB05D7" w:rsidRDefault="00D3551A" w:rsidP="00D3551A">
      <w:pPr>
        <w:pStyle w:val="ListBullet"/>
        <w:rPr>
          <w:lang w:val="en-CA"/>
        </w:rPr>
      </w:pPr>
      <w:r w:rsidRPr="00EB05D7">
        <w:t>Antenna Calibration</w:t>
      </w:r>
    </w:p>
    <w:p w:rsidR="00D3551A" w:rsidRPr="00EB05D7" w:rsidRDefault="00D3551A" w:rsidP="00D3551A">
      <w:pPr>
        <w:pStyle w:val="ListBullet"/>
        <w:rPr>
          <w:lang w:val="en-CA"/>
        </w:rPr>
      </w:pPr>
      <w:r w:rsidRPr="00EB05D7">
        <w:t xml:space="preserve">Antenna Feeder Power </w:t>
      </w:r>
    </w:p>
    <w:p w:rsidR="00D3551A" w:rsidRPr="00EB05D7" w:rsidRDefault="00D3551A" w:rsidP="00D3551A">
      <w:pPr>
        <w:pStyle w:val="ListBullet"/>
        <w:rPr>
          <w:lang w:val="en-CA"/>
        </w:rPr>
      </w:pPr>
      <w:r w:rsidRPr="00EB05D7">
        <w:t>Antenna Power Handling</w:t>
      </w:r>
    </w:p>
    <w:p w:rsidR="00D3551A" w:rsidRPr="00EB05D7" w:rsidRDefault="00D3551A" w:rsidP="00D3551A">
      <w:pPr>
        <w:pStyle w:val="ListBullet"/>
        <w:rPr>
          <w:lang w:val="en-CA"/>
        </w:rPr>
      </w:pPr>
      <w:r w:rsidRPr="00EB05D7">
        <w:t>Modem Control</w:t>
      </w:r>
    </w:p>
    <w:p w:rsidR="00D3551A" w:rsidRPr="00EB05D7" w:rsidRDefault="00D3551A" w:rsidP="00D3551A">
      <w:pPr>
        <w:pStyle w:val="ListBullet"/>
        <w:rPr>
          <w:lang w:val="en-CA"/>
        </w:rPr>
      </w:pPr>
      <w:r w:rsidRPr="00EB05D7">
        <w:t>Antenna Supervision</w:t>
      </w:r>
    </w:p>
    <w:p w:rsidR="00D3551A" w:rsidRPr="00EB05D7" w:rsidRDefault="00D3551A" w:rsidP="00D3551A">
      <w:pPr>
        <w:pStyle w:val="ListBullet"/>
        <w:rPr>
          <w:lang w:val="en-CA"/>
        </w:rPr>
      </w:pPr>
      <w:r w:rsidRPr="00EB05D7">
        <w:t>Antenna Fault Handling</w:t>
      </w:r>
    </w:p>
    <w:p w:rsidR="00091235" w:rsidRPr="00091235" w:rsidRDefault="00D3551A" w:rsidP="00091235">
      <w:pPr>
        <w:pStyle w:val="ListBullet"/>
        <w:rPr>
          <w:lang w:val="en-CA"/>
        </w:rPr>
      </w:pPr>
      <w:r w:rsidRPr="00EB05D7">
        <w:t>RETU</w:t>
      </w:r>
    </w:p>
    <w:p w:rsidR="00091235" w:rsidRDefault="00091235" w:rsidP="00877977">
      <w:pPr>
        <w:pStyle w:val="BodyText"/>
      </w:pPr>
      <w:r>
        <w:t>The Antenna Module is accessed via the Antenna Module Interface and the uses the Driver Interface (HALI1) to access HW drivers. Detailed description of the Antenna Module will be done in design description for the Antenna domain</w:t>
      </w:r>
      <w:r w:rsidR="0096542D">
        <w:t xml:space="preserve"> (which is currently under construction)</w:t>
      </w:r>
      <w:r>
        <w:t>.</w:t>
      </w:r>
    </w:p>
    <w:p w:rsidR="008C6DC1" w:rsidRPr="006F76AB" w:rsidRDefault="008C6DC1" w:rsidP="008C6DC1">
      <w:pPr>
        <w:pStyle w:val="Heading3"/>
      </w:pPr>
      <w:r>
        <w:t>TX/DL Module</w:t>
      </w:r>
    </w:p>
    <w:p w:rsidR="00147042" w:rsidRPr="00EB05D7" w:rsidRDefault="00147042" w:rsidP="00147042">
      <w:pPr>
        <w:pStyle w:val="BodyText"/>
        <w:rPr>
          <w:color w:val="FF0000"/>
        </w:rPr>
      </w:pPr>
      <w:r>
        <w:t>The TX module encapsulates the following functionalities:</w:t>
      </w:r>
    </w:p>
    <w:p w:rsidR="00557117" w:rsidRDefault="005A3472" w:rsidP="00877977">
      <w:pPr>
        <w:pStyle w:val="ListBullet"/>
      </w:pPr>
      <w:r>
        <w:lastRenderedPageBreak/>
        <w:t>Performance control</w:t>
      </w:r>
    </w:p>
    <w:p w:rsidR="005A3472" w:rsidRDefault="005A3472" w:rsidP="00877977">
      <w:pPr>
        <w:pStyle w:val="ListBullet"/>
      </w:pPr>
      <w:r>
        <w:t>Mean power limiter</w:t>
      </w:r>
    </w:p>
    <w:p w:rsidR="005A3472" w:rsidRDefault="005A3472" w:rsidP="00877977">
      <w:pPr>
        <w:pStyle w:val="ListBullet"/>
      </w:pPr>
      <w:r>
        <w:t>Crest factor reduction</w:t>
      </w:r>
    </w:p>
    <w:p w:rsidR="005A3472" w:rsidRDefault="005A3472" w:rsidP="00877977">
      <w:pPr>
        <w:pStyle w:val="ListBullet"/>
      </w:pPr>
      <w:r>
        <w:t>Supervision</w:t>
      </w:r>
    </w:p>
    <w:p w:rsidR="005A3472" w:rsidRDefault="005A3472" w:rsidP="00877977">
      <w:pPr>
        <w:pStyle w:val="ListBullet"/>
      </w:pPr>
      <w:r>
        <w:t>Power measurement</w:t>
      </w:r>
    </w:p>
    <w:p w:rsidR="005A3472" w:rsidRDefault="005A3472" w:rsidP="00877977">
      <w:pPr>
        <w:pStyle w:val="ListBullet"/>
      </w:pPr>
      <w:r>
        <w:t>Trace</w:t>
      </w:r>
    </w:p>
    <w:p w:rsidR="005A3472" w:rsidRDefault="005A3472" w:rsidP="00877977">
      <w:pPr>
        <w:pStyle w:val="ListBullet"/>
      </w:pPr>
      <w:r>
        <w:t>Frequency hopping</w:t>
      </w:r>
    </w:p>
    <w:p w:rsidR="005A3472" w:rsidRDefault="005A3472" w:rsidP="00877977">
      <w:pPr>
        <w:pStyle w:val="ListBullet"/>
      </w:pPr>
      <w:r>
        <w:t>Subband</w:t>
      </w:r>
    </w:p>
    <w:p w:rsidR="005A3472" w:rsidRDefault="005A3472" w:rsidP="00877977">
      <w:pPr>
        <w:pStyle w:val="ListBullet"/>
      </w:pPr>
      <w:r>
        <w:t>Filter</w:t>
      </w:r>
    </w:p>
    <w:p w:rsidR="005A3472" w:rsidRDefault="005A3472" w:rsidP="00877977">
      <w:pPr>
        <w:pStyle w:val="ListBullet"/>
      </w:pPr>
      <w:r>
        <w:t>Data</w:t>
      </w:r>
    </w:p>
    <w:p w:rsidR="005A3472" w:rsidRDefault="005A3472" w:rsidP="00877977">
      <w:pPr>
        <w:pStyle w:val="ListBullet"/>
      </w:pPr>
      <w:r>
        <w:t>Equalizer</w:t>
      </w:r>
    </w:p>
    <w:p w:rsidR="005A3472" w:rsidRDefault="005A3472" w:rsidP="00877977">
      <w:pPr>
        <w:pStyle w:val="ListBullet"/>
      </w:pPr>
      <w:r>
        <w:t>DAC</w:t>
      </w:r>
    </w:p>
    <w:p w:rsidR="005A3472" w:rsidRDefault="005A3472" w:rsidP="00877977">
      <w:pPr>
        <w:pStyle w:val="ListBullet"/>
      </w:pPr>
      <w:r>
        <w:t>T</w:t>
      </w:r>
      <w:r w:rsidR="0072179D">
        <w:t>XL</w:t>
      </w:r>
    </w:p>
    <w:p w:rsidR="005A3472" w:rsidRDefault="005A3472" w:rsidP="00877977">
      <w:pPr>
        <w:pStyle w:val="ListBullet"/>
      </w:pPr>
      <w:r>
        <w:t>Clock control</w:t>
      </w:r>
    </w:p>
    <w:p w:rsidR="005A3472" w:rsidRDefault="005A3472" w:rsidP="00877977">
      <w:pPr>
        <w:pStyle w:val="ListBullet"/>
      </w:pPr>
      <w:r>
        <w:t>Time alignment</w:t>
      </w:r>
    </w:p>
    <w:p w:rsidR="005A3472" w:rsidRDefault="005A3472" w:rsidP="00877977">
      <w:pPr>
        <w:pStyle w:val="ListBullet"/>
      </w:pPr>
      <w:r>
        <w:t>PA control and supervision</w:t>
      </w:r>
    </w:p>
    <w:p w:rsidR="005D138A" w:rsidRDefault="005D138A" w:rsidP="00877977">
      <w:pPr>
        <w:pStyle w:val="ListBullet"/>
        <w:numPr>
          <w:ilvl w:val="0"/>
          <w:numId w:val="0"/>
        </w:numPr>
        <w:ind w:left="2552"/>
      </w:pPr>
    </w:p>
    <w:p w:rsidR="005D138A" w:rsidRDefault="005D138A" w:rsidP="00877977">
      <w:pPr>
        <w:pStyle w:val="ListBullet"/>
        <w:numPr>
          <w:ilvl w:val="0"/>
          <w:numId w:val="0"/>
        </w:numPr>
        <w:ind w:left="2552"/>
      </w:pPr>
      <w:r>
        <w:t xml:space="preserve">The TX Module is accessed via the TX Module Interface and the uses the Driver Interface (HALI1) to access HW drivers. Detailed description of the TX Module will be done in design description for the TX domain, see </w:t>
      </w:r>
      <w:r w:rsidR="0096542D">
        <w:fldChar w:fldCharType="begin"/>
      </w:r>
      <w:r w:rsidR="0096542D">
        <w:instrText xml:space="preserve"> REF _Ref419981698 \r \h </w:instrText>
      </w:r>
      <w:r w:rsidR="0096542D">
        <w:fldChar w:fldCharType="separate"/>
      </w:r>
      <w:r w:rsidR="006A5469">
        <w:t>[42]</w:t>
      </w:r>
      <w:r w:rsidR="0096542D">
        <w:fldChar w:fldCharType="end"/>
      </w:r>
      <w:r>
        <w:t>.</w:t>
      </w:r>
    </w:p>
    <w:p w:rsidR="005D138A" w:rsidRDefault="005D138A" w:rsidP="00877977">
      <w:pPr>
        <w:pStyle w:val="ListBullet"/>
        <w:numPr>
          <w:ilvl w:val="0"/>
          <w:numId w:val="0"/>
        </w:numPr>
        <w:ind w:left="2552"/>
      </w:pPr>
    </w:p>
    <w:p w:rsidR="008C6DC1" w:rsidRDefault="008C6DC1" w:rsidP="008C6DC1">
      <w:pPr>
        <w:pStyle w:val="Heading3"/>
      </w:pPr>
      <w:r>
        <w:t>RX/UL Module</w:t>
      </w:r>
    </w:p>
    <w:p w:rsidR="00147042" w:rsidRDefault="00147042" w:rsidP="00147042">
      <w:pPr>
        <w:pStyle w:val="BodyText"/>
      </w:pPr>
      <w:r>
        <w:t>The RX module encapsulates the following functionalities:</w:t>
      </w:r>
    </w:p>
    <w:p w:rsidR="00147042" w:rsidRDefault="00E86A55" w:rsidP="00877977">
      <w:pPr>
        <w:pStyle w:val="ListBullet"/>
      </w:pPr>
      <w:r>
        <w:t>Time alignment</w:t>
      </w:r>
    </w:p>
    <w:p w:rsidR="00E86A55" w:rsidRDefault="00E86A55" w:rsidP="00877977">
      <w:pPr>
        <w:pStyle w:val="ListBullet"/>
      </w:pPr>
      <w:r>
        <w:t>Equalizer</w:t>
      </w:r>
    </w:p>
    <w:p w:rsidR="00E86A55" w:rsidRDefault="00E86A55" w:rsidP="00877977">
      <w:pPr>
        <w:pStyle w:val="ListBullet"/>
      </w:pPr>
      <w:r>
        <w:t>Frequency hopping</w:t>
      </w:r>
    </w:p>
    <w:p w:rsidR="00E86A55" w:rsidRDefault="00E86A55" w:rsidP="00877977">
      <w:pPr>
        <w:pStyle w:val="ListBullet"/>
      </w:pPr>
      <w:r>
        <w:t>Subband</w:t>
      </w:r>
    </w:p>
    <w:p w:rsidR="00E86A55" w:rsidRDefault="00E86A55" w:rsidP="00877977">
      <w:pPr>
        <w:pStyle w:val="ListBullet"/>
      </w:pPr>
      <w:r>
        <w:t>Frequency configuration</w:t>
      </w:r>
    </w:p>
    <w:p w:rsidR="00E86A55" w:rsidRDefault="00E86A55" w:rsidP="00877977">
      <w:pPr>
        <w:pStyle w:val="ListBullet"/>
      </w:pPr>
      <w:r>
        <w:t>Filter</w:t>
      </w:r>
    </w:p>
    <w:p w:rsidR="00E86A55" w:rsidRDefault="00E86A55" w:rsidP="00877977">
      <w:pPr>
        <w:pStyle w:val="ListBullet"/>
      </w:pPr>
      <w:r>
        <w:t>Interference measurement</w:t>
      </w:r>
    </w:p>
    <w:p w:rsidR="00E86A55" w:rsidRDefault="00E86A55" w:rsidP="00877977">
      <w:pPr>
        <w:pStyle w:val="ListBullet"/>
      </w:pPr>
      <w:r>
        <w:t>Supervision</w:t>
      </w:r>
    </w:p>
    <w:p w:rsidR="00E86A55" w:rsidRDefault="00E86A55" w:rsidP="00877977">
      <w:pPr>
        <w:pStyle w:val="ListBullet"/>
      </w:pPr>
      <w:r>
        <w:t>Analog configuration and control</w:t>
      </w:r>
    </w:p>
    <w:p w:rsidR="00E86A55" w:rsidRPr="00EB05D7" w:rsidRDefault="00E86A55" w:rsidP="00877977">
      <w:pPr>
        <w:pStyle w:val="ListBullet"/>
      </w:pPr>
      <w:r>
        <w:t>Clock control</w:t>
      </w:r>
    </w:p>
    <w:p w:rsidR="00147042" w:rsidRDefault="00147042" w:rsidP="00147042">
      <w:pPr>
        <w:pStyle w:val="ListBullet"/>
        <w:numPr>
          <w:ilvl w:val="0"/>
          <w:numId w:val="0"/>
        </w:numPr>
        <w:ind w:left="2552"/>
      </w:pPr>
    </w:p>
    <w:p w:rsidR="00147042" w:rsidRDefault="00147042" w:rsidP="00147042">
      <w:pPr>
        <w:pStyle w:val="ListBullet"/>
        <w:numPr>
          <w:ilvl w:val="0"/>
          <w:numId w:val="0"/>
        </w:numPr>
        <w:ind w:left="2552"/>
      </w:pPr>
      <w:r>
        <w:t>The RX Module is accessed via the RX Module Interface and the uses the Driver Interface (HALI1) to access HW drivers. Detailed description of the RX Module will be done in the design description for the RX domain, see</w:t>
      </w:r>
      <w:r w:rsidR="0096542D">
        <w:t xml:space="preserve"> </w:t>
      </w:r>
      <w:r w:rsidR="0096542D">
        <w:fldChar w:fldCharType="begin"/>
      </w:r>
      <w:r w:rsidR="0096542D">
        <w:instrText xml:space="preserve"> REF _Ref419981738 \r \h </w:instrText>
      </w:r>
      <w:r w:rsidR="0096542D">
        <w:fldChar w:fldCharType="separate"/>
      </w:r>
      <w:r w:rsidR="006A5469">
        <w:t>[43]</w:t>
      </w:r>
      <w:r w:rsidR="0096542D">
        <w:fldChar w:fldCharType="end"/>
      </w:r>
      <w:r>
        <w:t>.</w:t>
      </w:r>
    </w:p>
    <w:p w:rsidR="008C6DC1" w:rsidRDefault="008C6DC1" w:rsidP="008C6DC1">
      <w:pPr>
        <w:pStyle w:val="Heading3"/>
      </w:pPr>
      <w:r>
        <w:br w:type="page"/>
      </w:r>
      <w:r>
        <w:lastRenderedPageBreak/>
        <w:t>Equipment Module</w:t>
      </w:r>
    </w:p>
    <w:p w:rsidR="00D3551A" w:rsidRPr="00EB05D7" w:rsidRDefault="00D3551A" w:rsidP="00D3551A">
      <w:pPr>
        <w:pStyle w:val="BodyText"/>
      </w:pPr>
      <w:bookmarkStart w:id="650" w:name="_Toc361295929"/>
      <w:bookmarkStart w:id="651" w:name="_Toc363737947"/>
      <w:r w:rsidRPr="00EB05D7">
        <w:t>The Equipment SW Block contains functionality which can be associated with the physical unit such as handling of power line disturbances, MMI, external alarm ports, hotspot temperature measurements and SW compatibility lists.</w:t>
      </w:r>
    </w:p>
    <w:p w:rsidR="00D3551A" w:rsidRPr="00EB05D7" w:rsidRDefault="00D3551A" w:rsidP="00D3551A">
      <w:pPr>
        <w:pStyle w:val="BodyText"/>
      </w:pPr>
      <w:r w:rsidRPr="00EB05D7">
        <w:t>Equipment Module will include:</w:t>
      </w:r>
    </w:p>
    <w:p w:rsidR="00D3551A" w:rsidRPr="00EB05D7" w:rsidRDefault="00D3551A" w:rsidP="00D3551A">
      <w:pPr>
        <w:pStyle w:val="ListBullet"/>
        <w:rPr>
          <w:lang w:val="en-CA"/>
        </w:rPr>
      </w:pPr>
      <w:r w:rsidRPr="00EB05D7">
        <w:rPr>
          <w:lang w:val="en-CA"/>
        </w:rPr>
        <w:t>Internal DC/DC</w:t>
      </w:r>
    </w:p>
    <w:p w:rsidR="00D3551A" w:rsidRPr="00EB05D7" w:rsidRDefault="00D3551A" w:rsidP="00D3551A">
      <w:pPr>
        <w:pStyle w:val="ListBullet"/>
        <w:rPr>
          <w:lang w:val="en-CA"/>
        </w:rPr>
      </w:pPr>
      <w:r w:rsidRPr="00EB05D7">
        <w:rPr>
          <w:lang w:val="en-CA"/>
        </w:rPr>
        <w:t>LTU</w:t>
      </w:r>
    </w:p>
    <w:p w:rsidR="00D3551A" w:rsidRPr="00EB05D7" w:rsidRDefault="00D3551A" w:rsidP="00D3551A">
      <w:pPr>
        <w:pStyle w:val="ListBullet"/>
        <w:rPr>
          <w:lang w:val="en-CA"/>
        </w:rPr>
      </w:pPr>
      <w:r w:rsidRPr="00EB05D7">
        <w:t>Radio Application Startup</w:t>
      </w:r>
    </w:p>
    <w:p w:rsidR="00D3551A" w:rsidRPr="00EB05D7" w:rsidRDefault="00D3551A" w:rsidP="00D3551A">
      <w:pPr>
        <w:pStyle w:val="ListBullet"/>
        <w:rPr>
          <w:lang w:val="en-CA"/>
        </w:rPr>
      </w:pPr>
      <w:r w:rsidRPr="00EB05D7">
        <w:rPr>
          <w:lang w:val="en-GB"/>
        </w:rPr>
        <w:t>External</w:t>
      </w:r>
      <w:r w:rsidRPr="00EB05D7">
        <w:rPr>
          <w:lang w:val="en-CA"/>
        </w:rPr>
        <w:t xml:space="preserve"> Alarm</w:t>
      </w:r>
    </w:p>
    <w:p w:rsidR="00D3551A" w:rsidRPr="00EB05D7" w:rsidRDefault="00D3551A" w:rsidP="00D3551A">
      <w:pPr>
        <w:pStyle w:val="ListBullet"/>
        <w:rPr>
          <w:lang w:val="en-CA"/>
        </w:rPr>
      </w:pPr>
      <w:r w:rsidRPr="00EB05D7">
        <w:rPr>
          <w:lang w:val="en-GB"/>
        </w:rPr>
        <w:t>Hotspot Reporting</w:t>
      </w:r>
    </w:p>
    <w:p w:rsidR="00D3551A" w:rsidRPr="00EB05D7" w:rsidRDefault="00D3551A" w:rsidP="00D3551A">
      <w:pPr>
        <w:pStyle w:val="ListBullet"/>
        <w:rPr>
          <w:lang w:val="en-CA"/>
        </w:rPr>
      </w:pPr>
      <w:r w:rsidRPr="00EB05D7">
        <w:rPr>
          <w:lang w:val="en-CA"/>
        </w:rPr>
        <w:t>MMI Handling</w:t>
      </w:r>
    </w:p>
    <w:p w:rsidR="00D3551A" w:rsidRPr="00EB05D7" w:rsidRDefault="00D3551A" w:rsidP="00D3551A">
      <w:pPr>
        <w:pStyle w:val="ListBullet"/>
        <w:rPr>
          <w:lang w:val="en-CA"/>
        </w:rPr>
      </w:pPr>
      <w:r w:rsidRPr="00EB05D7">
        <w:rPr>
          <w:lang w:val="en-CA"/>
        </w:rPr>
        <w:t xml:space="preserve">SW </w:t>
      </w:r>
      <w:r w:rsidRPr="00EB05D7">
        <w:rPr>
          <w:lang w:val="en-GB"/>
        </w:rPr>
        <w:t>Compatibility</w:t>
      </w:r>
      <w:r w:rsidRPr="00EB05D7">
        <w:rPr>
          <w:lang w:val="en-CA"/>
        </w:rPr>
        <w:t xml:space="preserve"> List Handling</w:t>
      </w:r>
    </w:p>
    <w:p w:rsidR="00D3551A" w:rsidRPr="00EB05D7" w:rsidRDefault="00D3551A" w:rsidP="00D3551A">
      <w:pPr>
        <w:pStyle w:val="ListBullet"/>
        <w:rPr>
          <w:lang w:val="en-CA"/>
        </w:rPr>
      </w:pPr>
      <w:r w:rsidRPr="00EB05D7">
        <w:rPr>
          <w:lang w:val="en-CA"/>
        </w:rPr>
        <w:t>48V Supervision</w:t>
      </w:r>
    </w:p>
    <w:p w:rsidR="00D3551A" w:rsidRPr="00EB05D7" w:rsidRDefault="00D3551A" w:rsidP="00D3551A">
      <w:pPr>
        <w:pStyle w:val="ListBullet"/>
        <w:rPr>
          <w:lang w:val="en-CA"/>
        </w:rPr>
      </w:pPr>
      <w:r w:rsidRPr="00EB05D7">
        <w:rPr>
          <w:lang w:val="en-CA"/>
        </w:rPr>
        <w:t>Temperature Supervision</w:t>
      </w:r>
    </w:p>
    <w:p w:rsidR="00D3551A" w:rsidRPr="00EB05D7" w:rsidRDefault="00D3551A" w:rsidP="00D3551A">
      <w:pPr>
        <w:pStyle w:val="ListBullet"/>
        <w:rPr>
          <w:lang w:val="en-CA"/>
        </w:rPr>
      </w:pPr>
      <w:r w:rsidRPr="00EB05D7">
        <w:rPr>
          <w:lang w:val="en-CA"/>
        </w:rPr>
        <w:t>TDD switching</w:t>
      </w:r>
    </w:p>
    <w:p w:rsidR="00D3551A" w:rsidRPr="00EB05D7" w:rsidRDefault="00D3551A" w:rsidP="00D3551A">
      <w:pPr>
        <w:pStyle w:val="ListBullet"/>
        <w:rPr>
          <w:lang w:val="en-CA"/>
        </w:rPr>
      </w:pPr>
      <w:r w:rsidRPr="00EB05D7">
        <w:rPr>
          <w:lang w:val="en-CA"/>
        </w:rPr>
        <w:t>Internal link supervision</w:t>
      </w:r>
    </w:p>
    <w:p w:rsidR="008C6DC1" w:rsidRDefault="008C6DC1" w:rsidP="008C6DC1">
      <w:pPr>
        <w:pStyle w:val="Heading2"/>
      </w:pPr>
      <w:bookmarkStart w:id="652" w:name="_Toc38649729"/>
      <w:r>
        <w:t>Hardware Abstraction Layer</w:t>
      </w:r>
      <w:bookmarkEnd w:id="650"/>
      <w:bookmarkEnd w:id="651"/>
      <w:bookmarkEnd w:id="652"/>
    </w:p>
    <w:p w:rsidR="00597CA7" w:rsidRDefault="00597CA7" w:rsidP="00597CA7">
      <w:pPr>
        <w:pStyle w:val="Heading2"/>
      </w:pPr>
      <w:bookmarkStart w:id="653" w:name="_Toc327433987"/>
      <w:bookmarkStart w:id="654" w:name="_Toc327434158"/>
      <w:bookmarkStart w:id="655" w:name="_Toc361295931"/>
      <w:bookmarkStart w:id="656" w:name="_Toc361295930"/>
      <w:bookmarkStart w:id="657" w:name="_Toc363737948"/>
      <w:bookmarkStart w:id="658" w:name="_Toc374114372"/>
      <w:bookmarkStart w:id="659" w:name="_Toc38649730"/>
      <w:r>
        <w:t>The Driver Layer</w:t>
      </w:r>
      <w:bookmarkEnd w:id="659"/>
    </w:p>
    <w:p w:rsidR="00597CA7" w:rsidRDefault="00597CA7" w:rsidP="00597CA7">
      <w:pPr>
        <w:pStyle w:val="BodyText"/>
      </w:pPr>
      <w:r w:rsidRPr="004005C4">
        <w:t xml:space="preserve">The purpose of the driver layer is to identify the HW, start the correct device drivers and provide access to the HW through a </w:t>
      </w:r>
      <w:r>
        <w:t xml:space="preserve">set of </w:t>
      </w:r>
      <w:r w:rsidRPr="004005C4">
        <w:t>well specified interface</w:t>
      </w:r>
      <w:r>
        <w:t>s</w:t>
      </w:r>
      <w:r w:rsidRPr="004005C4">
        <w:t>.</w:t>
      </w:r>
      <w:r>
        <w:t xml:space="preserve"> The driver layer provides many different interfaces. In addition to the SW internal interfaces there are also shell commands and database parameters which serve as interfaces towards users mainly within the HW design areas. Every device on the board shall be properly initialized and preferably be accessible through basic shell commands, regardless of whether the device is in use or not.</w:t>
      </w:r>
    </w:p>
    <w:p w:rsidR="00597CA7" w:rsidRDefault="00597CA7" w:rsidP="00597CA7">
      <w:pPr>
        <w:pStyle w:val="BodyText"/>
      </w:pPr>
      <w:r>
        <w:t xml:space="preserve">The functionality of a device is published as a logical resource. The driver layer hides the actual HW topology from the user who will not need to know what devices there are on the board, which device that implements a specific function and where the devices are connected. </w:t>
      </w:r>
      <w:r w:rsidRPr="009B485E">
        <w:rPr>
          <w:lang w:val="en-GB"/>
        </w:rPr>
        <w:t xml:space="preserve">The services can </w:t>
      </w:r>
      <w:r>
        <w:rPr>
          <w:lang w:val="en-GB"/>
        </w:rPr>
        <w:t>focus</w:t>
      </w:r>
      <w:r w:rsidRPr="009B485E">
        <w:rPr>
          <w:lang w:val="en-GB"/>
        </w:rPr>
        <w:t xml:space="preserve"> on configuring and using the resources rather than the devices.</w:t>
      </w:r>
    </w:p>
    <w:p w:rsidR="00597CA7" w:rsidRDefault="00597CA7" w:rsidP="00597CA7">
      <w:pPr>
        <w:pStyle w:val="BodyText"/>
      </w:pPr>
      <w:r>
        <w:t>HW changes that we aim to handle completely within the driver layer include: a second source device, a rerouted board or the integration of a function into an ASIC. The driver layer minimizes the SW impact when the HW components change but the functionality remains unchanged.</w:t>
      </w:r>
    </w:p>
    <w:p w:rsidR="00597CA7" w:rsidRDefault="00597CA7" w:rsidP="00597CA7">
      <w:pPr>
        <w:pStyle w:val="BodyText"/>
      </w:pPr>
      <w:r>
        <w:t xml:space="preserve">The driver layer executes in the context of the calling process and the driver interfaces are </w:t>
      </w:r>
      <w:r w:rsidRPr="00A87E28">
        <w:rPr>
          <w:lang w:val="en-GB"/>
        </w:rPr>
        <w:t>synchronous method calls</w:t>
      </w:r>
      <w:r>
        <w:rPr>
          <w:lang w:val="en-GB"/>
        </w:rPr>
        <w:t>.</w:t>
      </w:r>
      <w:r>
        <w:t xml:space="preserve"> Driver interface operations normally complete quickly.</w:t>
      </w:r>
    </w:p>
    <w:p w:rsidR="00597CA7" w:rsidRDefault="00597CA7" w:rsidP="00597CA7">
      <w:pPr>
        <w:pStyle w:val="BodyText"/>
      </w:pPr>
      <w:r>
        <w:lastRenderedPageBreak/>
        <w:t>The driver layer publishes the HW resources that are actually available. There is no intent to hide or fake resources or in some other way distort the reality that would make it difficult for the service layer to manage the resources properly.</w:t>
      </w:r>
    </w:p>
    <w:p w:rsidR="00597CA7" w:rsidRDefault="00597CA7" w:rsidP="00597CA7">
      <w:pPr>
        <w:pStyle w:val="Heading3"/>
      </w:pPr>
      <w:r>
        <w:t>Device Drivers</w:t>
      </w:r>
    </w:p>
    <w:p w:rsidR="00597CA7" w:rsidRDefault="00597CA7" w:rsidP="00597CA7">
      <w:pPr>
        <w:pStyle w:val="BodyText"/>
      </w:pPr>
      <w:r w:rsidRPr="00141743">
        <w:t xml:space="preserve">A device driver </w:t>
      </w:r>
      <w:r>
        <w:t xml:space="preserve">represents a physical component and there is a device driver for each specific component - unless a very simple, generic device driver can be used. A device driver </w:t>
      </w:r>
      <w:r w:rsidRPr="00141743">
        <w:t>is generally platform independent and heavily parameterized to be reusable on any board.</w:t>
      </w:r>
      <w:r>
        <w:t xml:space="preserve"> </w:t>
      </w:r>
      <w:r w:rsidRPr="008F27BD">
        <w:t>The intention is to always strive</w:t>
      </w:r>
      <w:r>
        <w:t xml:space="preserve"> towards</w:t>
      </w:r>
      <w:r w:rsidRPr="008F27BD">
        <w:t xml:space="preserve"> </w:t>
      </w:r>
      <w:r>
        <w:t>platform independent device drivers to reduce SW complexity and increase SW reuse.</w:t>
      </w:r>
    </w:p>
    <w:p w:rsidR="00597CA7" w:rsidRDefault="00597CA7" w:rsidP="00597CA7">
      <w:pPr>
        <w:pStyle w:val="BodyText"/>
        <w:rPr>
          <w:lang w:val="en-GB"/>
        </w:rPr>
      </w:pPr>
      <w:r w:rsidRPr="00141743">
        <w:rPr>
          <w:lang w:val="en-GB"/>
        </w:rPr>
        <w:t xml:space="preserve">Device drivers handle access to the device including bus configuration, synchronization and device interaction. </w:t>
      </w:r>
      <w:r>
        <w:rPr>
          <w:lang w:val="en-GB"/>
        </w:rPr>
        <w:t>The device driver shall support multiple users and protect t</w:t>
      </w:r>
      <w:r w:rsidRPr="00141743">
        <w:rPr>
          <w:lang w:val="en-GB"/>
        </w:rPr>
        <w:t xml:space="preserve">he </w:t>
      </w:r>
      <w:r>
        <w:rPr>
          <w:lang w:val="en-GB"/>
        </w:rPr>
        <w:t>integrity of the transaction.</w:t>
      </w:r>
    </w:p>
    <w:p w:rsidR="00597CA7" w:rsidRDefault="00597CA7" w:rsidP="00597CA7">
      <w:pPr>
        <w:pStyle w:val="BodyText"/>
        <w:rPr>
          <w:lang w:val="en-GB"/>
        </w:rPr>
      </w:pPr>
      <w:r>
        <w:rPr>
          <w:lang w:val="en-GB"/>
        </w:rPr>
        <w:t>There are no empty device drivers or stubs that emulate non-existing HW in order to make the HW look more generic.</w:t>
      </w:r>
    </w:p>
    <w:p w:rsidR="00597CA7" w:rsidRDefault="00597CA7" w:rsidP="00597CA7">
      <w:pPr>
        <w:pStyle w:val="Heading3"/>
      </w:pPr>
      <w:r>
        <w:t>Database Usage</w:t>
      </w:r>
    </w:p>
    <w:p w:rsidR="00597CA7" w:rsidRDefault="00597CA7" w:rsidP="00597CA7">
      <w:pPr>
        <w:pStyle w:val="BodyText"/>
      </w:pPr>
      <w:r w:rsidRPr="00B4116C">
        <w:t xml:space="preserve">The database </w:t>
      </w:r>
      <w:r>
        <w:t>plays</w:t>
      </w:r>
      <w:r w:rsidRPr="00B4116C">
        <w:t xml:space="preserve"> a significant role for the driver </w:t>
      </w:r>
      <w:r>
        <w:t>layer.</w:t>
      </w:r>
      <w:r w:rsidRPr="00B4116C">
        <w:t xml:space="preserve"> It </w:t>
      </w:r>
      <w:r>
        <w:t>enables a data driven paradigm where specific information about products and boards is stored in the database instead of being hard-coded in the SW. The database enables reuse of device drivers and simplifies support of new product variants.</w:t>
      </w:r>
    </w:p>
    <w:p w:rsidR="00597CA7" w:rsidRPr="00B4116C" w:rsidRDefault="00597CA7" w:rsidP="00597CA7">
      <w:pPr>
        <w:pStyle w:val="BodyText"/>
      </w:pPr>
      <w:r>
        <w:t>The database is used for:</w:t>
      </w:r>
    </w:p>
    <w:p w:rsidR="00597CA7" w:rsidRDefault="00597CA7" w:rsidP="00597CA7">
      <w:pPr>
        <w:pStyle w:val="ListBullet2"/>
      </w:pPr>
      <w:r w:rsidRPr="00B4116C">
        <w:t>Select</w:t>
      </w:r>
      <w:r>
        <w:t>ing</w:t>
      </w:r>
      <w:r w:rsidRPr="00B4116C">
        <w:t xml:space="preserve"> the drivers to be </w:t>
      </w:r>
      <w:r>
        <w:t>started on a specific board.</w:t>
      </w:r>
    </w:p>
    <w:p w:rsidR="00597CA7" w:rsidRPr="00B4116C" w:rsidRDefault="00597CA7" w:rsidP="00597CA7">
      <w:pPr>
        <w:pStyle w:val="ListBullet2"/>
      </w:pPr>
      <w:r>
        <w:t>Device configuration and initialization.</w:t>
      </w:r>
    </w:p>
    <w:p w:rsidR="00597CA7" w:rsidRDefault="00597CA7" w:rsidP="00597CA7">
      <w:pPr>
        <w:pStyle w:val="ListBullet2"/>
      </w:pPr>
      <w:r>
        <w:t>Mapping of device addresses and I/Os.</w:t>
      </w:r>
    </w:p>
    <w:p w:rsidR="00597CA7" w:rsidRPr="00B4116C" w:rsidRDefault="00597CA7" w:rsidP="00597CA7">
      <w:pPr>
        <w:pStyle w:val="ListBullet2"/>
      </w:pPr>
      <w:r>
        <w:t>Mapping of physical devices to logical resources and the publishing of interfaces.</w:t>
      </w:r>
    </w:p>
    <w:p w:rsidR="00597CA7" w:rsidRDefault="00597CA7" w:rsidP="00597CA7">
      <w:pPr>
        <w:pStyle w:val="ListBullet2"/>
      </w:pPr>
      <w:r>
        <w:t>Storing any other property that makes a device driver reusable.</w:t>
      </w:r>
    </w:p>
    <w:p w:rsidR="00597CA7" w:rsidRPr="00B4116C" w:rsidRDefault="00597CA7" w:rsidP="00597CA7">
      <w:pPr>
        <w:pStyle w:val="Heading3"/>
      </w:pPr>
      <w:r>
        <w:t>S</w:t>
      </w:r>
      <w:r w:rsidRPr="00B4116C">
        <w:t>tructure</w:t>
      </w:r>
    </w:p>
    <w:p w:rsidR="00597CA7" w:rsidRPr="00B4116C" w:rsidRDefault="00597CA7" w:rsidP="00597CA7">
      <w:pPr>
        <w:pStyle w:val="BodyText"/>
      </w:pPr>
      <w:r w:rsidRPr="00B4116C">
        <w:t xml:space="preserve">The driver layer is further organized in two tiers as shown </w:t>
      </w:r>
      <w:r>
        <w:t xml:space="preserve">in the picture </w:t>
      </w:r>
      <w:r w:rsidRPr="00B4116C">
        <w:t>below.</w:t>
      </w:r>
    </w:p>
    <w:p w:rsidR="00597CA7" w:rsidRPr="00B4116C" w:rsidRDefault="00597CA7" w:rsidP="00597CA7">
      <w:pPr>
        <w:pStyle w:val="BodyText"/>
        <w:keepNext/>
      </w:pPr>
      <w:r>
        <w:rPr>
          <w:noProof/>
        </w:rPr>
      </w:r>
      <w:r>
        <w:pict>
          <v:shape id="_x0000_s1983" type="#_x0000_t75" style="width:306.05pt;height:267.45pt;mso-position-horizontal-relative:char;mso-position-vertical-relative:line">
            <v:imagedata r:id="rId36" o:title=""/>
            <w10:anchorlock/>
          </v:shape>
        </w:pict>
      </w:r>
    </w:p>
    <w:p w:rsidR="00597CA7" w:rsidRDefault="00597CA7" w:rsidP="00597CA7">
      <w:pPr>
        <w:pStyle w:val="Caption"/>
        <w:keepNext/>
        <w:keepLines/>
        <w:ind w:left="3600"/>
      </w:pPr>
      <w:r w:rsidRPr="00B4116C">
        <w:t xml:space="preserve">Figure </w:t>
      </w:r>
      <w:fldSimple w:instr=" SEQ Figure \* ARABIC ">
        <w:r w:rsidR="006A5469">
          <w:rPr>
            <w:noProof/>
          </w:rPr>
          <w:t>21</w:t>
        </w:r>
      </w:fldSimple>
      <w:r w:rsidRPr="00B4116C">
        <w:t xml:space="preserve"> Internal structure of the driver layer</w:t>
      </w:r>
    </w:p>
    <w:p w:rsidR="00597CA7" w:rsidRDefault="00597CA7" w:rsidP="00597CA7">
      <w:pPr>
        <w:pStyle w:val="BodyText"/>
      </w:pPr>
    </w:p>
    <w:p w:rsidR="00597CA7" w:rsidRDefault="00597CA7" w:rsidP="00597CA7">
      <w:pPr>
        <w:pStyle w:val="BodyText"/>
      </w:pPr>
      <w:r>
        <w:t>The lower tier is composed of the device drivers, arranged in a dependency hierarchy. At the very bottom, there are drivers for the memory mapped ASICs and FPGAs. Above those drivers there are bus masters (e.g. SPI) and all the slave devices connected to the different buses (e.g. Synth, ADC).</w:t>
      </w:r>
    </w:p>
    <w:p w:rsidR="00597CA7" w:rsidRPr="00974035" w:rsidRDefault="00597CA7" w:rsidP="00597CA7">
      <w:pPr>
        <w:pStyle w:val="BodyText"/>
      </w:pPr>
      <w:r w:rsidRPr="00B4116C">
        <w:t xml:space="preserve">The upper tier </w:t>
      </w:r>
      <w:r>
        <w:t>contains the mapping of the actual resources (inputs, outputs and blocks) and connects those to the device drivers in the lower tier. It is in the upper tier where RAW values are converted to human readable values and known types. It is also where common names are attached to resources before the resources are published to the upper layers.</w:t>
      </w:r>
    </w:p>
    <w:p w:rsidR="00597CA7" w:rsidRDefault="00597CA7" w:rsidP="00597CA7">
      <w:pPr>
        <w:pStyle w:val="Heading3"/>
      </w:pPr>
      <w:r>
        <w:t>Driver Interfaces</w:t>
      </w:r>
    </w:p>
    <w:p w:rsidR="00597CA7" w:rsidRDefault="00597CA7" w:rsidP="00597CA7">
      <w:pPr>
        <w:pStyle w:val="BodyText"/>
      </w:pPr>
      <w:r>
        <w:t>The driver interfaces are a collection of many small interfaces towards different types of logical resources. The purpose of the driver interfaces is not to hide all the HW differences in our radios but rather to provide a stable interface as long as the HW functionality remains the same. New or changed functionality will generally spawn new interfaces and require new logic in the layers above.</w:t>
      </w:r>
    </w:p>
    <w:p w:rsidR="00597CA7" w:rsidRDefault="00597CA7" w:rsidP="00597CA7">
      <w:pPr>
        <w:pStyle w:val="BodyText"/>
      </w:pPr>
      <w:r>
        <w:t>The focus is on small interfaces where all functions are always applicable to the underlying HW. Smaller interfaces are more stable over time and the impact is limited when changes are required.</w:t>
      </w:r>
    </w:p>
    <w:p w:rsidR="00597CA7" w:rsidRDefault="00597CA7" w:rsidP="00597CA7">
      <w:pPr>
        <w:pStyle w:val="BodyText"/>
      </w:pPr>
      <w:r>
        <w:lastRenderedPageBreak/>
        <w:t>The granularity of the interfaces is that of the underlying HW resources in order to easily support addition or removal of HW resources by just creating the correct number of logical SW resources. Logical resources are divided into the very generic resource types and the more specific types called blocks. The picture below illustrates an example of the resources on a radio.</w:t>
      </w:r>
    </w:p>
    <w:p w:rsidR="00597CA7" w:rsidRDefault="00597CA7" w:rsidP="00597CA7">
      <w:pPr>
        <w:pStyle w:val="BodyText"/>
      </w:pPr>
      <w:r>
        <w:rPr>
          <w:noProof/>
        </w:rPr>
      </w:r>
      <w:r>
        <w:pict>
          <v:shape id="_x0000_s1982" type="#_x0000_t75" style="width:304.85pt;height:235.3pt;mso-position-horizontal-relative:char;mso-position-vertical-relative:line">
            <v:imagedata r:id="rId37" o:title=""/>
            <w10:anchorlock/>
          </v:shape>
        </w:pict>
      </w:r>
    </w:p>
    <w:p w:rsidR="00597CA7" w:rsidRDefault="00597CA7" w:rsidP="00CE5062">
      <w:pPr>
        <w:pStyle w:val="CaptionFigure"/>
      </w:pPr>
      <w:r w:rsidRPr="00B4116C">
        <w:t xml:space="preserve">Figure </w:t>
      </w:r>
      <w:fldSimple w:instr=" SEQ Figure \* ARABIC ">
        <w:r w:rsidR="006A5469">
          <w:rPr>
            <w:noProof/>
          </w:rPr>
          <w:t>22</w:t>
        </w:r>
      </w:fldSimple>
      <w:r w:rsidR="00CE5062">
        <w:tab/>
      </w:r>
      <w:r>
        <w:t>Illustration of logical resources on a radio. Both generic types (Switch, FrequencyControl, TemperatureSensor) and blocks (Mpl, Nco, CpriCtrl, Mixer) are shown.</w:t>
      </w:r>
    </w:p>
    <w:p w:rsidR="00597CA7" w:rsidRDefault="00597CA7" w:rsidP="00597CA7">
      <w:pPr>
        <w:pStyle w:val="BodyText"/>
      </w:pPr>
      <w:r>
        <w:t>Resources are accessed by symbolic names that are common between different radio types, see (ref to Driver Interface IWD).</w:t>
      </w:r>
    </w:p>
    <w:p w:rsidR="00597CA7" w:rsidRDefault="00597CA7" w:rsidP="00597CA7">
      <w:pPr>
        <w:pStyle w:val="Heading4"/>
      </w:pPr>
      <w:r>
        <w:t>Generic Resource Types</w:t>
      </w:r>
    </w:p>
    <w:p w:rsidR="00597CA7" w:rsidRDefault="00597CA7" w:rsidP="00597CA7">
      <w:pPr>
        <w:pStyle w:val="BodyText"/>
      </w:pPr>
      <w:r>
        <w:t>Generic resources are highly generalized and have very stable interfaces with a small set of functions. Each resource type also has a set of shell commands that correspond to its SW interface.</w:t>
      </w:r>
    </w:p>
    <w:p w:rsidR="00597CA7" w:rsidRDefault="00597CA7" w:rsidP="00597CA7">
      <w:pPr>
        <w:pStyle w:val="BodyText"/>
      </w:pPr>
      <w:r>
        <w:t>The generic resource types are:</w:t>
      </w:r>
    </w:p>
    <w:p w:rsidR="00597CA7" w:rsidRPr="00B4116C" w:rsidRDefault="00597CA7" w:rsidP="00597CA7">
      <w:pPr>
        <w:pStyle w:val="ListBullet2"/>
      </w:pPr>
      <w:r>
        <w:t>Switches – resembles digital output</w:t>
      </w:r>
    </w:p>
    <w:p w:rsidR="00597CA7" w:rsidRDefault="00597CA7" w:rsidP="00597CA7">
      <w:pPr>
        <w:pStyle w:val="ListBullet2"/>
      </w:pPr>
      <w:r>
        <w:t>Indicators – resembles digital input</w:t>
      </w:r>
    </w:p>
    <w:p w:rsidR="00597CA7" w:rsidRDefault="00597CA7" w:rsidP="00597CA7">
      <w:pPr>
        <w:pStyle w:val="ListBullet2"/>
      </w:pPr>
      <w:r>
        <w:t xml:space="preserve">Sensors – provides measurements </w:t>
      </w:r>
      <w:r>
        <w:br/>
        <w:t>e.g. TemperatureSensor, VoltageSensor</w:t>
      </w:r>
    </w:p>
    <w:p w:rsidR="00597CA7" w:rsidRPr="00B4116C" w:rsidRDefault="00597CA7" w:rsidP="00597CA7">
      <w:pPr>
        <w:pStyle w:val="ListBullet2"/>
      </w:pPr>
      <w:r>
        <w:t xml:space="preserve">Control objects – sets a value </w:t>
      </w:r>
      <w:r>
        <w:br/>
        <w:t>e.g. FrequencyControl, VoltageControl, GainControl</w:t>
      </w:r>
    </w:p>
    <w:p w:rsidR="00597CA7" w:rsidRDefault="00597CA7" w:rsidP="00597CA7">
      <w:pPr>
        <w:pStyle w:val="Heading4"/>
      </w:pPr>
      <w:r>
        <w:lastRenderedPageBreak/>
        <w:t>Blocks</w:t>
      </w:r>
    </w:p>
    <w:p w:rsidR="00597CA7" w:rsidRDefault="00597CA7" w:rsidP="00597CA7">
      <w:pPr>
        <w:pStyle w:val="BodyText"/>
      </w:pPr>
      <w:r>
        <w:t>Blocks represent more complex resources which cannot easily be generalized and therefore have interfaces which are less generic and with more functions. The interfaces to blocks are stable once introduced but new versions of HW blocks are likely to spawn new versions of the SW interfaces as well, if there is a change in functionality.</w:t>
      </w:r>
    </w:p>
    <w:p w:rsidR="00597CA7" w:rsidRDefault="00597CA7" w:rsidP="00597CA7">
      <w:pPr>
        <w:pStyle w:val="BodyText"/>
      </w:pPr>
      <w:r>
        <w:t>Rather than extending a block interface with new functionality for new HW, a new version of the interface will be created that is applicable to the new HW. The old version of the block interface remains untouched and will still be used for the HW where it is applicable.</w:t>
      </w:r>
    </w:p>
    <w:p w:rsidR="00597CA7" w:rsidRDefault="00597CA7" w:rsidP="00597CA7">
      <w:pPr>
        <w:pStyle w:val="BodyText"/>
      </w:pPr>
      <w:r>
        <w:t>Block interfaces are used for most of the functionality in the radio ASICs and FPGAs, e.g. Mpl, Nco, Mixer.</w:t>
      </w:r>
    </w:p>
    <w:p w:rsidR="00597CA7" w:rsidRDefault="00597CA7" w:rsidP="00597CA7">
      <w:pPr>
        <w:pStyle w:val="BodyText"/>
      </w:pPr>
      <w:r>
        <w:t>Due to the nature of the blocks there are no generic shell commands for blocks.</w:t>
      </w:r>
    </w:p>
    <w:bookmarkEnd w:id="656"/>
    <w:bookmarkEnd w:id="657"/>
    <w:bookmarkEnd w:id="658"/>
    <w:p w:rsidR="008C6DC1" w:rsidRPr="00EC37E2" w:rsidRDefault="008C6DC1" w:rsidP="008C6DC1">
      <w:pPr>
        <w:pStyle w:val="Heading1"/>
      </w:pPr>
      <w:r>
        <w:br w:type="page"/>
      </w:r>
      <w:bookmarkStart w:id="660" w:name="_Toc363737949"/>
      <w:bookmarkStart w:id="661" w:name="_Toc38649731"/>
      <w:r w:rsidRPr="00EC37E2">
        <w:lastRenderedPageBreak/>
        <w:t>Concurrency view</w:t>
      </w:r>
      <w:bookmarkEnd w:id="653"/>
      <w:bookmarkEnd w:id="654"/>
      <w:bookmarkEnd w:id="655"/>
      <w:bookmarkEnd w:id="660"/>
      <w:bookmarkEnd w:id="661"/>
    </w:p>
    <w:p w:rsidR="008C6DC1" w:rsidRDefault="008C6DC1" w:rsidP="008C6DC1">
      <w:pPr>
        <w:pStyle w:val="BodyText"/>
      </w:pPr>
      <w:r>
        <w:t>This section covers the following:</w:t>
      </w:r>
    </w:p>
    <w:p w:rsidR="008C6DC1" w:rsidRPr="00EC37E2" w:rsidRDefault="008C6DC1" w:rsidP="008C6DC1">
      <w:pPr>
        <w:pStyle w:val="ListBullet"/>
      </w:pPr>
      <w:r>
        <w:t>D</w:t>
      </w:r>
      <w:r w:rsidRPr="00EC37E2">
        <w:t>escribe which part of the system that can execute concurrently (i.e. maps functional elements to concurrency units)</w:t>
      </w:r>
    </w:p>
    <w:p w:rsidR="008C6DC1" w:rsidRPr="00EC37E2" w:rsidRDefault="008C6DC1" w:rsidP="008C6DC1">
      <w:pPr>
        <w:pStyle w:val="ListBullet"/>
      </w:pPr>
      <w:r>
        <w:t>D</w:t>
      </w:r>
      <w:r w:rsidRPr="00EC37E2">
        <w:t xml:space="preserve">escribes </w:t>
      </w:r>
      <w:r>
        <w:t>Inter Process Communication (</w:t>
      </w:r>
      <w:r w:rsidRPr="00EC37E2">
        <w:t>IPC</w:t>
      </w:r>
      <w:r>
        <w:t>)</w:t>
      </w:r>
      <w:r w:rsidRPr="00EC37E2">
        <w:t xml:space="preserve"> mechanisms including synchronization and coordination.</w:t>
      </w:r>
    </w:p>
    <w:p w:rsidR="008C6DC1" w:rsidRPr="00EC37E2" w:rsidRDefault="008C6DC1" w:rsidP="008C6DC1">
      <w:pPr>
        <w:pStyle w:val="ListBullet"/>
      </w:pPr>
      <w:r w:rsidRPr="00EC37E2">
        <w:t>Provides a process priority map with rationale.</w:t>
      </w:r>
    </w:p>
    <w:p w:rsidR="008C6DC1" w:rsidRPr="00EC37E2" w:rsidRDefault="008C6DC1" w:rsidP="008C6DC1">
      <w:pPr>
        <w:pStyle w:val="ListBullet"/>
      </w:pPr>
      <w:r w:rsidRPr="00EC37E2">
        <w:t>Describes system startup.</w:t>
      </w:r>
    </w:p>
    <w:p w:rsidR="008C6DC1" w:rsidRDefault="008C6DC1" w:rsidP="008C6DC1">
      <w:pPr>
        <w:pStyle w:val="Heading2"/>
      </w:pPr>
      <w:bookmarkStart w:id="662" w:name="_Toc327434159"/>
      <w:bookmarkStart w:id="663" w:name="_Toc361295932"/>
      <w:bookmarkStart w:id="664" w:name="_Toc363737950"/>
      <w:bookmarkStart w:id="665" w:name="_Toc38649732"/>
      <w:r w:rsidRPr="00EC37E2">
        <w:t>View specific principles</w:t>
      </w:r>
      <w:bookmarkEnd w:id="662"/>
      <w:bookmarkEnd w:id="663"/>
      <w:bookmarkEnd w:id="664"/>
      <w:bookmarkEnd w:id="665"/>
    </w:p>
    <w:p w:rsidR="008C6DC1" w:rsidRDefault="008C6DC1" w:rsidP="008C6DC1">
      <w:pPr>
        <w:pStyle w:val="BodyText"/>
      </w:pPr>
      <w:r>
        <w:t xml:space="preserve">The Radio </w:t>
      </w:r>
      <w:r w:rsidR="00A0045A">
        <w:t>A</w:t>
      </w:r>
      <w:r>
        <w:t>pplication compromised of a collection of loosely coupled processes of different priorities that interact with each other using message signals.</w:t>
      </w:r>
    </w:p>
    <w:p w:rsidR="008C6DC1" w:rsidRDefault="008C6DC1" w:rsidP="008C6DC1">
      <w:pPr>
        <w:pStyle w:val="BodyText"/>
      </w:pPr>
      <w:r>
        <w:t xml:space="preserve">Specified timing for RU application initialization and startup, fault reporting, and carrier configuration and management </w:t>
      </w:r>
      <w:r w:rsidR="001B118E">
        <w:t>is</w:t>
      </w:r>
      <w:r>
        <w:t xml:space="preserve"> observed and maintained during all SW development activities.</w:t>
      </w:r>
    </w:p>
    <w:p w:rsidR="008C6DC1" w:rsidRDefault="008C6DC1" w:rsidP="008C6DC1">
      <w:pPr>
        <w:pStyle w:val="BodyText"/>
      </w:pPr>
      <w:r>
        <w:t xml:space="preserve">Careful consideration </w:t>
      </w:r>
      <w:r w:rsidR="001B118E">
        <w:t>is</w:t>
      </w:r>
      <w:r>
        <w:t xml:space="preserve"> given when assigning process priority to ensure that critical Radio actions are handled without delay, at the same time ensuring that other processes are given fair time to run.</w:t>
      </w:r>
    </w:p>
    <w:p w:rsidR="00AF57FB" w:rsidRPr="00E1123A" w:rsidRDefault="00AF57FB" w:rsidP="00AF57FB">
      <w:pPr>
        <w:pStyle w:val="BodyText"/>
      </w:pPr>
      <w:r>
        <w:t>“</w:t>
      </w:r>
      <w:r>
        <w:rPr>
          <w:shd w:val="clear" w:color="auto" w:fill="F5F5F5"/>
        </w:rPr>
        <w:t>[Thread] priorities are evil, don't mess with them.</w:t>
      </w:r>
      <w:r>
        <w:t>” / Joe Duffy</w:t>
      </w:r>
    </w:p>
    <w:p w:rsidR="00AF57FB" w:rsidRPr="00E1123A" w:rsidRDefault="00AF57FB" w:rsidP="008C6DC1">
      <w:pPr>
        <w:pStyle w:val="BodyText"/>
      </w:pPr>
    </w:p>
    <w:p w:rsidR="008C6DC1" w:rsidRDefault="008C6DC1" w:rsidP="008C6DC1">
      <w:pPr>
        <w:pStyle w:val="Heading2"/>
      </w:pPr>
      <w:bookmarkStart w:id="666" w:name="_Toc327434160"/>
      <w:bookmarkStart w:id="667" w:name="_Toc361295933"/>
      <w:bookmarkStart w:id="668" w:name="_Toc363737951"/>
      <w:bookmarkStart w:id="669" w:name="_Toc38649733"/>
      <w:r w:rsidRPr="00EC37E2">
        <w:t>View model</w:t>
      </w:r>
      <w:bookmarkEnd w:id="666"/>
      <w:bookmarkEnd w:id="667"/>
      <w:bookmarkEnd w:id="668"/>
      <w:bookmarkEnd w:id="669"/>
    </w:p>
    <w:p w:rsidR="00AF57FB" w:rsidRDefault="00AF57FB" w:rsidP="00AF57FB">
      <w:pPr>
        <w:pStyle w:val="BodyText"/>
      </w:pPr>
      <w:r>
        <w:t>A generic rule of thumb is to consider the tasks that shall be performed by a thread. If the task is short and critical to perform, the priority shall be high. If a task is non-critical and takes long time to perform, the priority shall be low.</w:t>
      </w:r>
    </w:p>
    <w:p w:rsidR="00AF57FB" w:rsidRPr="00403F54" w:rsidRDefault="00AF57FB" w:rsidP="00AF57FB">
      <w:pPr>
        <w:pStyle w:val="BodyText"/>
      </w:pPr>
    </w:p>
    <w:p w:rsidR="00AF57FB" w:rsidRDefault="00AF57FB" w:rsidP="00AF57FB">
      <w:pPr>
        <w:pStyle w:val="Heading3"/>
      </w:pPr>
      <w:r>
        <w:t xml:space="preserve">Concurrency in Radio </w:t>
      </w:r>
      <w:r w:rsidR="00FB44D5">
        <w:t>Application</w:t>
      </w:r>
    </w:p>
    <w:p w:rsidR="00AF57FB" w:rsidRDefault="00C2412B" w:rsidP="00AF57FB">
      <w:pPr>
        <w:pStyle w:val="BodyText"/>
      </w:pPr>
      <w:r>
        <w:t xml:space="preserve">The </w:t>
      </w:r>
      <w:r w:rsidR="00FB44D5">
        <w:t xml:space="preserve">Radio Application </w:t>
      </w:r>
      <w:r>
        <w:t>is a concurrent system, where multiple threads e</w:t>
      </w:r>
      <w:r w:rsidR="00FA55C4">
        <w:t>xecute simultaneously. Since the threads may interact</w:t>
      </w:r>
      <w:r w:rsidR="00A2569E">
        <w:t xml:space="preserve"> in different ways (using a shared resource for example)</w:t>
      </w:r>
      <w:r w:rsidR="00FA55C4">
        <w:t>, caution must be taken to prevent events like deadlocks and starvation</w:t>
      </w:r>
      <w:r w:rsidR="00A2569E">
        <w:t xml:space="preserve"> </w:t>
      </w:r>
      <w:r w:rsidR="00367F3B">
        <w:t>from</w:t>
      </w:r>
      <w:r w:rsidR="00A2569E">
        <w:t xml:space="preserve"> happen</w:t>
      </w:r>
      <w:r w:rsidR="00367F3B">
        <w:t>ing</w:t>
      </w:r>
      <w:r w:rsidR="00FA55C4">
        <w:t>. To do this, there are a number of different mechanisms to use.</w:t>
      </w:r>
    </w:p>
    <w:p w:rsidR="00A2569E" w:rsidRDefault="00A2569E" w:rsidP="00A2569E">
      <w:pPr>
        <w:pStyle w:val="Heading4"/>
      </w:pPr>
      <w:r>
        <w:lastRenderedPageBreak/>
        <w:t>Semaphores</w:t>
      </w:r>
    </w:p>
    <w:p w:rsidR="00A2569E" w:rsidRDefault="00A2569E" w:rsidP="00A2569E">
      <w:pPr>
        <w:pStyle w:val="BodyText"/>
      </w:pPr>
      <w:r>
        <w:t>A semaphore is used as a barrier to prevent two of more threads to execute the same code simultaneously. The first thread which enters the code (also known as a critical section) sets the semaphores, continues to execute and releases the semaphore when finished. Any other thread entering the critical section is blocked until the semaphore is released.</w:t>
      </w:r>
    </w:p>
    <w:p w:rsidR="00A2569E" w:rsidRPr="00A2569E" w:rsidRDefault="00A2569E" w:rsidP="00A2569E">
      <w:pPr>
        <w:pStyle w:val="BodyText"/>
      </w:pPr>
      <w:r>
        <w:t>An important thing to consider is that the semaphore must be released when the critical section is passed, or the threads waiting to enter will be stuck at the semaphore.</w:t>
      </w:r>
    </w:p>
    <w:p w:rsidR="00A2569E" w:rsidRDefault="00A2569E" w:rsidP="00A2569E">
      <w:pPr>
        <w:pStyle w:val="Heading4"/>
      </w:pPr>
      <w:r>
        <w:t>Mutexes</w:t>
      </w:r>
    </w:p>
    <w:p w:rsidR="00A2569E" w:rsidRPr="00A2569E" w:rsidRDefault="00A2569E" w:rsidP="00A2569E">
      <w:pPr>
        <w:pStyle w:val="BodyText"/>
      </w:pPr>
      <w:r>
        <w:t>A mutex works very much the same as a semaphore, but is thread sentient</w:t>
      </w:r>
      <w:r w:rsidR="00E4175E">
        <w:t xml:space="preserve"> and can then implement priority inversion safety. This means that if a higher prioritized thread is waiting to grab the mutex, a lower prioritized thread (currently in possession of the mutex) will inherit the waiting threads priority to be able to finish its task and release the mutex.</w:t>
      </w:r>
    </w:p>
    <w:p w:rsidR="00A2569E" w:rsidRDefault="00F4099A" w:rsidP="00A2569E">
      <w:pPr>
        <w:pStyle w:val="Heading4"/>
      </w:pPr>
      <w:r>
        <w:t>Signaling</w:t>
      </w:r>
    </w:p>
    <w:p w:rsidR="00F4099A" w:rsidRDefault="00F4099A" w:rsidP="00E4175E">
      <w:pPr>
        <w:pStyle w:val="BodyText"/>
      </w:pPr>
      <w:r>
        <w:t>Signaling is an asynchronous way of inter-thread or process communication.</w:t>
      </w:r>
    </w:p>
    <w:p w:rsidR="00E4175E" w:rsidRPr="00E4175E" w:rsidRDefault="00E4175E" w:rsidP="00E4175E">
      <w:pPr>
        <w:pStyle w:val="BodyText"/>
      </w:pPr>
      <w:r>
        <w:t>When an executing thread</w:t>
      </w:r>
      <w:r w:rsidR="00F4099A">
        <w:t xml:space="preserve"> receives a signal from the operating system, the thread shall react to that signal in a defined way.</w:t>
      </w:r>
    </w:p>
    <w:p w:rsidR="00A2569E" w:rsidRDefault="00A2569E" w:rsidP="00A2569E">
      <w:pPr>
        <w:pStyle w:val="Heading4"/>
      </w:pPr>
      <w:r>
        <w:t>Active Objects</w:t>
      </w:r>
    </w:p>
    <w:p w:rsidR="00F4099A" w:rsidRPr="00F4099A" w:rsidRDefault="00F4099A" w:rsidP="00F4099A">
      <w:pPr>
        <w:pStyle w:val="BodyText"/>
      </w:pPr>
      <w:r>
        <w:t>The active object is a design pattern to encapsulate thread handling. The active object separates the invocation and execution of the code belonging to the active object. With this means that the calling thread will not execute the code belonging to the object, but the thread within the active object.</w:t>
      </w:r>
    </w:p>
    <w:p w:rsidR="008C6DC1" w:rsidRPr="00EC37E2" w:rsidRDefault="00D3551A" w:rsidP="008C6DC1">
      <w:pPr>
        <w:pStyle w:val="Heading3"/>
      </w:pPr>
      <w:r>
        <w:t>Event</w:t>
      </w:r>
      <w:r w:rsidR="008C6DC1" w:rsidRPr="00EC37E2">
        <w:t xml:space="preserve"> Concurrency</w:t>
      </w:r>
    </w:p>
    <w:p w:rsidR="00D3551A" w:rsidRPr="00EC37E2" w:rsidRDefault="00D3551A" w:rsidP="00D3551A">
      <w:pPr>
        <w:pStyle w:val="BodyText"/>
      </w:pPr>
      <w:r w:rsidRPr="00EC37E2">
        <w:t>Concurrency in the context of RU SW module</w:t>
      </w:r>
      <w:r>
        <w:t>s</w:t>
      </w:r>
      <w:r w:rsidRPr="00EC37E2">
        <w:t xml:space="preserve"> refers to the ability of modules to process multiple end-user initiated carrier configuration signals effecting one or more ports in parallel.</w:t>
      </w:r>
    </w:p>
    <w:p w:rsidR="00D3551A" w:rsidRPr="00EC37E2" w:rsidRDefault="00D3551A" w:rsidP="00D3551A">
      <w:pPr>
        <w:pStyle w:val="BodyText"/>
      </w:pPr>
      <w:r w:rsidRPr="00EC37E2">
        <w:t xml:space="preserve">The </w:t>
      </w:r>
      <w:r>
        <w:t xml:space="preserve">module </w:t>
      </w:r>
      <w:r w:rsidRPr="00EC37E2">
        <w:t xml:space="preserve">concurrency mechanism revolves around the support of 2 data sets namely: </w:t>
      </w:r>
    </w:p>
    <w:p w:rsidR="00D3551A" w:rsidRPr="00EC37E2" w:rsidRDefault="00D3551A" w:rsidP="00D3551A">
      <w:pPr>
        <w:pStyle w:val="ListBullet"/>
      </w:pPr>
      <w:r w:rsidRPr="00EC37E2">
        <w:t>Buffered data: Represents the data stored as events arrive</w:t>
      </w:r>
    </w:p>
    <w:p w:rsidR="00D3551A" w:rsidRPr="00EC37E2" w:rsidRDefault="00D3551A" w:rsidP="00D3551A">
      <w:pPr>
        <w:pStyle w:val="ListBullet"/>
      </w:pPr>
      <w:r w:rsidRPr="00EC37E2">
        <w:t>Committed data: Represents the data used by the module once a cycle is triggered –this is also referred to as the working data-</w:t>
      </w:r>
    </w:p>
    <w:p w:rsidR="00D3551A" w:rsidRPr="00EC37E2" w:rsidRDefault="00D3551A" w:rsidP="00D3551A">
      <w:pPr>
        <w:pStyle w:val="BodyText"/>
      </w:pPr>
      <w:r w:rsidRPr="00EC37E2">
        <w:t>In this pattern the Module main controller receives carrier events, and based on these events updates the buffered data as a list of Filter Branch Set (FBS) and will include also the FBS state.</w:t>
      </w:r>
    </w:p>
    <w:p w:rsidR="00D3551A" w:rsidRDefault="00D3551A" w:rsidP="00D3551A">
      <w:pPr>
        <w:pStyle w:val="BodyText"/>
      </w:pPr>
      <w:r w:rsidRPr="00EC37E2">
        <w:lastRenderedPageBreak/>
        <w:t xml:space="preserve">Once </w:t>
      </w:r>
      <w:r>
        <w:t xml:space="preserve">the module is ready to consider new data, </w:t>
      </w:r>
      <w:r w:rsidRPr="00EC37E2">
        <w:t xml:space="preserve">the committed data </w:t>
      </w:r>
      <w:r>
        <w:t xml:space="preserve">is </w:t>
      </w:r>
      <w:r w:rsidRPr="00EC37E2">
        <w:t xml:space="preserve">updated, and this data will include both a list of FBS </w:t>
      </w:r>
      <w:r>
        <w:t xml:space="preserve">as well as </w:t>
      </w:r>
      <w:r w:rsidRPr="00EC37E2">
        <w:t>a list of</w:t>
      </w:r>
      <w:r>
        <w:t xml:space="preserve"> the associated</w:t>
      </w:r>
      <w:r w:rsidRPr="00EC37E2">
        <w:t xml:space="preserve"> Filter Branches (FBs).</w:t>
      </w:r>
    </w:p>
    <w:p w:rsidR="008C6DC1" w:rsidRPr="00B4116C" w:rsidRDefault="008C6DC1" w:rsidP="008C6DC1">
      <w:pPr>
        <w:pStyle w:val="Heading3"/>
      </w:pPr>
      <w:r>
        <w:t xml:space="preserve">HW Drivers </w:t>
      </w:r>
      <w:r w:rsidRPr="00B4116C">
        <w:t xml:space="preserve">startup </w:t>
      </w:r>
      <w:r>
        <w:t>and initialization</w:t>
      </w:r>
    </w:p>
    <w:p w:rsidR="008C6DC1" w:rsidRPr="002D41A0" w:rsidRDefault="008C6DC1" w:rsidP="008C6DC1">
      <w:pPr>
        <w:pStyle w:val="BodyText"/>
      </w:pPr>
      <w:r w:rsidRPr="002D41A0">
        <w:t xml:space="preserve">The information about which drivers are necessary for a particular HW is available in the database as the combination of parameters </w:t>
      </w:r>
      <w:r w:rsidRPr="002D41A0">
        <w:rPr>
          <w:i/>
        </w:rPr>
        <w:t>driver set</w:t>
      </w:r>
      <w:r w:rsidRPr="002D41A0">
        <w:t xml:space="preserve"> and </w:t>
      </w:r>
      <w:r w:rsidRPr="002D41A0">
        <w:rPr>
          <w:i/>
        </w:rPr>
        <w:t>driver list</w:t>
      </w:r>
      <w:r>
        <w:rPr>
          <w:rStyle w:val="FootnoteReference"/>
        </w:rPr>
        <w:footnoteReference w:id="5"/>
      </w:r>
      <w:r>
        <w:t>.</w:t>
      </w:r>
    </w:p>
    <w:p w:rsidR="008C6DC1" w:rsidRPr="00B4116C" w:rsidRDefault="008C6DC1" w:rsidP="008C6DC1">
      <w:pPr>
        <w:pStyle w:val="BodyText"/>
      </w:pPr>
      <w:r w:rsidRPr="00B4116C">
        <w:t>The driver set is saved in the production database during the manufacturing process, when all the HW components on the board are determined</w:t>
      </w:r>
      <w:r w:rsidRPr="00B4116C">
        <w:rPr>
          <w:rStyle w:val="FootnoteReference"/>
        </w:rPr>
        <w:footnoteReference w:id="6"/>
      </w:r>
      <w:r w:rsidRPr="00B4116C">
        <w:t>. The driver set is used to identify the driver list, to be started on the board.</w:t>
      </w:r>
    </w:p>
    <w:p w:rsidR="008C6DC1" w:rsidRPr="00AC3D26" w:rsidRDefault="008C6DC1" w:rsidP="008C6DC1">
      <w:pPr>
        <w:pStyle w:val="BodyText"/>
      </w:pPr>
      <w:r w:rsidRPr="00AC3D26">
        <w:t xml:space="preserve">During the Radio’s start-up procedure, the driver list is retrieved from the database and the drivers are instantiated and initialized in the order they appear in the list. The order of the drivers’ start-up is important since </w:t>
      </w:r>
      <w:r>
        <w:t xml:space="preserve">the HW </w:t>
      </w:r>
      <w:r w:rsidR="00367F3B">
        <w:t>components are</w:t>
      </w:r>
      <w:r>
        <w:t xml:space="preserve"> initialized in a predefined sequence and </w:t>
      </w:r>
      <w:r w:rsidRPr="00AC3D26">
        <w:t>the drivers build up a</w:t>
      </w:r>
      <w:r>
        <w:t xml:space="preserve"> dependency</w:t>
      </w:r>
      <w:r w:rsidRPr="00AC3D26">
        <w:t xml:space="preserve"> hierarchy. </w:t>
      </w:r>
    </w:p>
    <w:p w:rsidR="008C6DC1" w:rsidRPr="002D41A0" w:rsidRDefault="008C6DC1" w:rsidP="008C6DC1">
      <w:pPr>
        <w:pStyle w:val="BodyText"/>
      </w:pPr>
      <w:r>
        <w:t>Class Drv</w:t>
      </w:r>
      <w:r w:rsidRPr="002D41A0">
        <w:t>Factory is used to instantiate the drivers and to maintain the list of all active drivers. If a driver is dependent on another one, it ret</w:t>
      </w:r>
      <w:r>
        <w:t>rieves the reference to it from Drv</w:t>
      </w:r>
      <w:r w:rsidRPr="002D41A0">
        <w:t xml:space="preserve">Factory using its name for the look-up. Further on, the two drivers communicate using the interface published by the provider. </w:t>
      </w:r>
    </w:p>
    <w:p w:rsidR="008C6DC1" w:rsidRPr="002D41A0" w:rsidRDefault="008C6DC1" w:rsidP="008C6DC1">
      <w:pPr>
        <w:pStyle w:val="BodyText"/>
      </w:pPr>
      <w:r w:rsidRPr="002D41A0">
        <w:t>The Channels, Switches and Block Interfaces, in the upper tier, are placed last in the driver list to be started after the drivers in the lower tier have been initialized.</w:t>
      </w:r>
    </w:p>
    <w:p w:rsidR="008C6DC1" w:rsidRPr="00EC37E2" w:rsidRDefault="008C6DC1" w:rsidP="008C6DC1">
      <w:pPr>
        <w:pStyle w:val="BodyText"/>
      </w:pPr>
      <w:r>
        <w:t>Class Drv</w:t>
      </w:r>
      <w:r w:rsidRPr="002D41A0">
        <w:t>Factory is also used to bind the providers in the Driver Layer with the users in the layer above</w:t>
      </w:r>
      <w:r w:rsidRPr="00B4116C">
        <w:rPr>
          <w:kern w:val="28"/>
        </w:rPr>
        <w:t>.</w:t>
      </w:r>
    </w:p>
    <w:p w:rsidR="008C6DC1" w:rsidRPr="00EC37E2" w:rsidRDefault="008C6DC1" w:rsidP="008C6DC1">
      <w:pPr>
        <w:pStyle w:val="Heading3"/>
      </w:pPr>
      <w:r w:rsidRPr="00EC37E2">
        <w:t>Module Startup and Initialization</w:t>
      </w:r>
    </w:p>
    <w:p w:rsidR="008C6DC1" w:rsidRPr="00EC37E2" w:rsidRDefault="008C6DC1" w:rsidP="008C6DC1">
      <w:pPr>
        <w:pStyle w:val="BodyText"/>
        <w:rPr>
          <w:lang w:val="en-CA"/>
        </w:rPr>
      </w:pPr>
      <w:r w:rsidRPr="00EC37E2">
        <w:t>Module Startup and Initialization is a onetime activity that takes place during the Radio start-up/restart.</w:t>
      </w:r>
    </w:p>
    <w:p w:rsidR="008C6DC1" w:rsidRPr="00EC37E2" w:rsidRDefault="008C6DC1" w:rsidP="008C6DC1">
      <w:pPr>
        <w:pStyle w:val="BodyText"/>
        <w:rPr>
          <w:lang w:val="en-CA"/>
        </w:rPr>
      </w:pPr>
      <w:r w:rsidRPr="00EC37E2">
        <w:t xml:space="preserve">Module startup either passes -which means that </w:t>
      </w:r>
      <w:r>
        <w:t>all</w:t>
      </w:r>
      <w:r w:rsidRPr="00EC37E2">
        <w:t xml:space="preserve"> service</w:t>
      </w:r>
      <w:r>
        <w:t>s</w:t>
      </w:r>
      <w:r w:rsidRPr="00EC37E2">
        <w:t xml:space="preserve"> has successfully started and initialized-, </w:t>
      </w:r>
      <w:r>
        <w:t>else</w:t>
      </w:r>
      <w:r w:rsidRPr="00EC37E2">
        <w:t xml:space="preserve"> it is declared failed</w:t>
      </w:r>
    </w:p>
    <w:p w:rsidR="008C6DC1" w:rsidRPr="00EC37E2" w:rsidRDefault="008C6DC1" w:rsidP="008C6DC1">
      <w:pPr>
        <w:pStyle w:val="BodyText"/>
        <w:rPr>
          <w:lang w:val="en-CA"/>
        </w:rPr>
      </w:pPr>
      <w:r w:rsidRPr="00EC37E2">
        <w:t>Failure of a Module startup causes the failure of</w:t>
      </w:r>
      <w:r>
        <w:t xml:space="preserve"> the</w:t>
      </w:r>
      <w:r w:rsidRPr="00EC37E2">
        <w:t xml:space="preserve"> Radio startup (restart in </w:t>
      </w:r>
      <w:r w:rsidRPr="00EC37E2">
        <w:rPr>
          <w:bCs/>
        </w:rPr>
        <w:t>Boot</w:t>
      </w:r>
      <w:r w:rsidRPr="00EC37E2">
        <w:t xml:space="preserve"> mode)</w:t>
      </w:r>
    </w:p>
    <w:p w:rsidR="008C6DC1" w:rsidRPr="00EC37E2" w:rsidRDefault="008C6DC1" w:rsidP="008C6DC1">
      <w:pPr>
        <w:pStyle w:val="BodyText"/>
      </w:pPr>
      <w:r w:rsidRPr="00EC37E2">
        <w:t xml:space="preserve">Module startup and initialization uses the </w:t>
      </w:r>
      <w:r w:rsidRPr="00EC37E2">
        <w:rPr>
          <w:bCs/>
        </w:rPr>
        <w:t>Service Factory Framework</w:t>
      </w:r>
      <w:r w:rsidRPr="00EC37E2">
        <w:t xml:space="preserve"> to create the services, and uses the </w:t>
      </w:r>
      <w:r w:rsidRPr="00EC37E2">
        <w:rPr>
          <w:bCs/>
        </w:rPr>
        <w:t>Service Container Framework</w:t>
      </w:r>
      <w:r w:rsidRPr="00EC37E2">
        <w:t xml:space="preserve"> to register the created services. </w:t>
      </w:r>
    </w:p>
    <w:p w:rsidR="008C6DC1" w:rsidRPr="00EC37E2" w:rsidRDefault="008C6DC1" w:rsidP="008C6DC1">
      <w:pPr>
        <w:pStyle w:val="Heading4"/>
      </w:pPr>
      <w:r w:rsidRPr="00EC37E2">
        <w:lastRenderedPageBreak/>
        <w:t>Module Startup and Initialization St</w:t>
      </w:r>
      <w:r>
        <w:t>eps</w:t>
      </w:r>
    </w:p>
    <w:p w:rsidR="008C6DC1" w:rsidRPr="00EC37E2" w:rsidRDefault="008C6DC1" w:rsidP="008C6DC1">
      <w:pPr>
        <w:pStyle w:val="ListBullet"/>
        <w:rPr>
          <w:lang w:val="en-CA"/>
        </w:rPr>
      </w:pPr>
      <w:r w:rsidRPr="00EC37E2">
        <w:t>Query the Module service list from DB for running platform</w:t>
      </w:r>
    </w:p>
    <w:p w:rsidR="008C6DC1" w:rsidRPr="00EC37E2" w:rsidRDefault="008C6DC1" w:rsidP="008C6DC1">
      <w:pPr>
        <w:pStyle w:val="ListBullet"/>
        <w:rPr>
          <w:lang w:val="en-CA"/>
        </w:rPr>
      </w:pPr>
      <w:r w:rsidRPr="00EC37E2">
        <w:t xml:space="preserve">Create the services </w:t>
      </w:r>
    </w:p>
    <w:p w:rsidR="008C6DC1" w:rsidRPr="00EC37E2" w:rsidRDefault="008C6DC1" w:rsidP="008C6DC1">
      <w:pPr>
        <w:pStyle w:val="ListBullet"/>
        <w:rPr>
          <w:lang w:val="en-CA"/>
        </w:rPr>
      </w:pPr>
      <w:r w:rsidRPr="00EC37E2">
        <w:t>Register the services in the Service Container</w:t>
      </w:r>
    </w:p>
    <w:p w:rsidR="008C6DC1" w:rsidRPr="00EC37E2" w:rsidRDefault="008C6DC1" w:rsidP="008C6DC1">
      <w:pPr>
        <w:pStyle w:val="ListBullet"/>
        <w:rPr>
          <w:lang w:val="en-CA"/>
        </w:rPr>
      </w:pPr>
      <w:r>
        <w:t xml:space="preserve">Pre-initialize </w:t>
      </w:r>
      <w:r w:rsidRPr="00EC37E2">
        <w:t>each service I</w:t>
      </w:r>
    </w:p>
    <w:p w:rsidR="008C6DC1" w:rsidRPr="00EC37E2" w:rsidRDefault="008C6DC1" w:rsidP="008C6DC1">
      <w:pPr>
        <w:pStyle w:val="ListBullet"/>
        <w:rPr>
          <w:lang w:val="en-CA"/>
        </w:rPr>
      </w:pPr>
      <w:r>
        <w:t xml:space="preserve">Post-initialize </w:t>
      </w:r>
      <w:r w:rsidRPr="00EC37E2">
        <w:t>each service</w:t>
      </w:r>
    </w:p>
    <w:p w:rsidR="008C6DC1" w:rsidRPr="00EC37E2" w:rsidRDefault="008C6DC1" w:rsidP="008C6DC1">
      <w:pPr>
        <w:pStyle w:val="ListBullet"/>
      </w:pPr>
      <w:r w:rsidRPr="00EC37E2">
        <w:t xml:space="preserve">Save Module services in the Module </w:t>
      </w:r>
    </w:p>
    <w:p w:rsidR="00753C74" w:rsidRPr="00753C74" w:rsidRDefault="00753C74" w:rsidP="008C6DC1">
      <w:pPr>
        <w:pStyle w:val="ListBullet"/>
        <w:rPr>
          <w:lang w:val="en-CA"/>
        </w:rPr>
      </w:pPr>
      <w:r>
        <w:t>Register the Module shell</w:t>
      </w:r>
      <w:r w:rsidRPr="00EC37E2">
        <w:t xml:space="preserve"> commands </w:t>
      </w:r>
    </w:p>
    <w:p w:rsidR="008C6DC1" w:rsidRPr="00F833FF" w:rsidRDefault="008C6DC1" w:rsidP="008C6DC1">
      <w:pPr>
        <w:pStyle w:val="ListBullet"/>
        <w:rPr>
          <w:lang w:val="en-CA"/>
        </w:rPr>
      </w:pPr>
      <w:r w:rsidRPr="00EC37E2">
        <w:t xml:space="preserve">Save </w:t>
      </w:r>
      <w:r w:rsidRPr="00EC37E2">
        <w:rPr>
          <w:bCs/>
        </w:rPr>
        <w:t>the Module Service Container</w:t>
      </w:r>
      <w:r w:rsidRPr="00EC37E2">
        <w:t xml:space="preserve"> in </w:t>
      </w:r>
      <w:r>
        <w:t xml:space="preserve">both </w:t>
      </w:r>
      <w:r w:rsidRPr="00EC37E2">
        <w:t xml:space="preserve">mmModCmd </w:t>
      </w:r>
      <w:r>
        <w:t xml:space="preserve">&amp; </w:t>
      </w:r>
      <w:r w:rsidRPr="00EC37E2">
        <w:t xml:space="preserve">mmModule  (used to locate services) </w:t>
      </w:r>
      <w:r>
        <w:t>-mm is the module type e.g. Tx</w:t>
      </w:r>
    </w:p>
    <w:p w:rsidR="008C6DC1" w:rsidRPr="00EC37E2" w:rsidRDefault="008C6DC1" w:rsidP="008C6DC1">
      <w:pPr>
        <w:pStyle w:val="Heading1"/>
      </w:pPr>
      <w:bookmarkStart w:id="670" w:name="_Toc327433988"/>
      <w:bookmarkStart w:id="671" w:name="_Toc327434161"/>
      <w:bookmarkStart w:id="672" w:name="_Toc361295934"/>
      <w:bookmarkStart w:id="673" w:name="_Toc363737952"/>
      <w:bookmarkStart w:id="674" w:name="_Toc38649734"/>
      <w:r w:rsidRPr="00EC37E2">
        <w:t>Deployment view</w:t>
      </w:r>
      <w:bookmarkEnd w:id="670"/>
      <w:bookmarkEnd w:id="671"/>
      <w:bookmarkEnd w:id="672"/>
      <w:bookmarkEnd w:id="673"/>
      <w:bookmarkEnd w:id="674"/>
    </w:p>
    <w:p w:rsidR="008C6DC1" w:rsidRDefault="008C6DC1" w:rsidP="008C6DC1">
      <w:pPr>
        <w:pStyle w:val="BodyText"/>
      </w:pPr>
      <w:r>
        <w:t>This section covers the following:</w:t>
      </w:r>
    </w:p>
    <w:p w:rsidR="008C6DC1" w:rsidRPr="00EC37E2" w:rsidRDefault="008C6DC1" w:rsidP="008C6DC1">
      <w:pPr>
        <w:pStyle w:val="ListBullet"/>
      </w:pPr>
      <w:r w:rsidRPr="00EC37E2">
        <w:t xml:space="preserve">Describes the different deployment forms (e.g. AUBOOT </w:t>
      </w:r>
      <w:r w:rsidR="00367F3B" w:rsidRPr="00EC37E2">
        <w:t>etc.</w:t>
      </w:r>
      <w:r w:rsidRPr="00EC37E2">
        <w:t>) supported.</w:t>
      </w:r>
    </w:p>
    <w:p w:rsidR="008C6DC1" w:rsidRPr="00EC37E2" w:rsidRDefault="008C6DC1" w:rsidP="008C6DC1">
      <w:pPr>
        <w:pStyle w:val="ListBullet"/>
      </w:pPr>
      <w:r w:rsidRPr="00EC37E2">
        <w:t xml:space="preserve">Describes dependencies to Execution environments, Middleware services, and external dependencies including third party software. </w:t>
      </w:r>
    </w:p>
    <w:p w:rsidR="008C6DC1" w:rsidRPr="00EC37E2" w:rsidRDefault="008C6DC1" w:rsidP="008C6DC1">
      <w:pPr>
        <w:pStyle w:val="Heading2"/>
      </w:pPr>
      <w:bookmarkStart w:id="675" w:name="_Toc332984959"/>
      <w:bookmarkStart w:id="676" w:name="_Toc361295935"/>
      <w:bookmarkStart w:id="677" w:name="_Toc363737953"/>
      <w:bookmarkStart w:id="678" w:name="_Toc38649735"/>
      <w:r w:rsidRPr="00EC37E2">
        <w:t>View specific principles</w:t>
      </w:r>
      <w:bookmarkEnd w:id="675"/>
      <w:bookmarkEnd w:id="676"/>
      <w:bookmarkEnd w:id="677"/>
      <w:bookmarkEnd w:id="678"/>
    </w:p>
    <w:p w:rsidR="008C6DC1" w:rsidRPr="00EC37E2" w:rsidRDefault="008C6DC1" w:rsidP="008C6DC1">
      <w:pPr>
        <w:pStyle w:val="BodyText"/>
        <w:rPr>
          <w:u w:val="single"/>
        </w:rPr>
      </w:pPr>
      <w:r w:rsidRPr="00EC37E2">
        <w:rPr>
          <w:u w:val="single"/>
        </w:rPr>
        <w:t>Meeting the execution environment constraints</w:t>
      </w:r>
    </w:p>
    <w:p w:rsidR="008C6DC1" w:rsidRPr="00EC37E2" w:rsidRDefault="008C6DC1" w:rsidP="008C6DC1">
      <w:pPr>
        <w:pStyle w:val="BodyText"/>
      </w:pPr>
      <w:r w:rsidRPr="00EC37E2">
        <w:t xml:space="preserve">The Radio </w:t>
      </w:r>
      <w:r w:rsidR="00A0045A">
        <w:t>A</w:t>
      </w:r>
      <w:r w:rsidRPr="00EC37E2">
        <w:t>pplication is deployed on target HW with limited resources in terms of RAM and flash.</w:t>
      </w:r>
    </w:p>
    <w:p w:rsidR="008C6DC1" w:rsidRPr="00EC37E2" w:rsidRDefault="008C6DC1" w:rsidP="008C6DC1">
      <w:pPr>
        <w:pStyle w:val="BodyText"/>
      </w:pPr>
      <w:r w:rsidRPr="00EC37E2">
        <w:t xml:space="preserve">The </w:t>
      </w:r>
      <w:r w:rsidR="00765E27" w:rsidRPr="00EC37E2">
        <w:t xml:space="preserve">characteristics of the </w:t>
      </w:r>
      <w:r w:rsidR="00765E27">
        <w:t xml:space="preserve">Radio Application </w:t>
      </w:r>
      <w:r w:rsidR="00765E27" w:rsidRPr="00EC37E2">
        <w:t xml:space="preserve">deliverable </w:t>
      </w:r>
      <w:r w:rsidR="00765E27">
        <w:t>are</w:t>
      </w:r>
      <w:r w:rsidR="001B118E">
        <w:t xml:space="preserve"> to</w:t>
      </w:r>
      <w:r w:rsidRPr="00EC37E2">
        <w:t xml:space="preserve"> meet the HW limitations. The size of the </w:t>
      </w:r>
      <w:r w:rsidR="00FB44D5">
        <w:t xml:space="preserve">Radio Application </w:t>
      </w:r>
      <w:r w:rsidRPr="00EC37E2">
        <w:t xml:space="preserve">deliverable </w:t>
      </w:r>
      <w:r w:rsidR="00070C51">
        <w:t>is</w:t>
      </w:r>
      <w:r w:rsidRPr="00EC37E2">
        <w:t xml:space="preserve"> controlled by including/excluding the FPGA binaries and filtering the database. </w:t>
      </w:r>
      <w:r w:rsidRPr="00070C51">
        <w:t xml:space="preserve">The required RAM size </w:t>
      </w:r>
      <w:r w:rsidR="00070C51" w:rsidRPr="00070C51">
        <w:t>is</w:t>
      </w:r>
      <w:r w:rsidRPr="00070C51">
        <w:t xml:space="preserve"> limited by</w:t>
      </w:r>
      <w:r w:rsidR="00070C51" w:rsidRPr="00070C51">
        <w:t xml:space="preserve"> linking in a subset of </w:t>
      </w:r>
      <w:r w:rsidR="003D39B6">
        <w:t>modules</w:t>
      </w:r>
      <w:r w:rsidR="00070C51" w:rsidRPr="00070C51">
        <w:t>.</w:t>
      </w:r>
      <w:r w:rsidRPr="00EC37E2">
        <w:t xml:space="preserve"> </w:t>
      </w:r>
    </w:p>
    <w:p w:rsidR="008C6DC1" w:rsidRPr="00EC37E2" w:rsidRDefault="008C6DC1" w:rsidP="008C6DC1">
      <w:pPr>
        <w:pStyle w:val="Heading2"/>
      </w:pPr>
      <w:bookmarkStart w:id="679" w:name="_Ref335309860"/>
      <w:bookmarkStart w:id="680" w:name="_Toc361295936"/>
      <w:bookmarkStart w:id="681" w:name="_Toc363737954"/>
      <w:bookmarkStart w:id="682" w:name="_Toc38649736"/>
      <w:r w:rsidRPr="00EC37E2">
        <w:t>LMC</w:t>
      </w:r>
      <w:bookmarkEnd w:id="679"/>
      <w:bookmarkEnd w:id="680"/>
      <w:bookmarkEnd w:id="681"/>
      <w:bookmarkEnd w:id="682"/>
    </w:p>
    <w:p w:rsidR="008C6DC1" w:rsidRPr="00EC37E2" w:rsidRDefault="008C6DC1" w:rsidP="00A0045A">
      <w:pPr>
        <w:pStyle w:val="BodyText"/>
      </w:pPr>
      <w:r w:rsidRPr="00EC37E2">
        <w:t xml:space="preserve">As the final step in the development process, the Radio </w:t>
      </w:r>
      <w:r w:rsidR="00A0045A">
        <w:t>A</w:t>
      </w:r>
      <w:r w:rsidRPr="00EC37E2">
        <w:t xml:space="preserve">pplication is compiled and linked to create a </w:t>
      </w:r>
      <w:r w:rsidRPr="00EC37E2">
        <w:rPr>
          <w:i/>
        </w:rPr>
        <w:t>load module</w:t>
      </w:r>
      <w:r w:rsidRPr="00EC37E2">
        <w:t xml:space="preserve">, which is suitable for loading into the board processor and executing on </w:t>
      </w:r>
      <w:r>
        <w:t xml:space="preserve">the </w:t>
      </w:r>
      <w:r w:rsidRPr="00EC37E2">
        <w:t xml:space="preserve">Radio. The load module is formatted according to the rpdout format, see ref. </w:t>
      </w:r>
      <w:r w:rsidRPr="00EC37E2">
        <w:fldChar w:fldCharType="begin"/>
      </w:r>
      <w:r w:rsidRPr="00EC37E2">
        <w:instrText xml:space="preserve"> REF _Ref331499308 \r \h </w:instrText>
      </w:r>
      <w:r w:rsidRPr="00EC37E2">
        <w:instrText xml:space="preserve"> \* MERGEFORMAT </w:instrText>
      </w:r>
      <w:r w:rsidRPr="00EC37E2">
        <w:fldChar w:fldCharType="separate"/>
      </w:r>
      <w:r w:rsidR="006A5469">
        <w:t>[14]</w:t>
      </w:r>
      <w:r w:rsidRPr="00EC37E2">
        <w:fldChar w:fldCharType="end"/>
      </w:r>
      <w:r w:rsidRPr="00EC37E2">
        <w:t>.</w:t>
      </w:r>
    </w:p>
    <w:p w:rsidR="008C6DC1" w:rsidRPr="00EC37E2" w:rsidRDefault="008C6DC1" w:rsidP="008C6DC1">
      <w:pPr>
        <w:pStyle w:val="BodyText"/>
      </w:pPr>
      <w:r w:rsidRPr="00EC37E2">
        <w:t xml:space="preserve">The Radio </w:t>
      </w:r>
      <w:r w:rsidR="00A0045A">
        <w:t>A</w:t>
      </w:r>
      <w:r w:rsidRPr="00EC37E2">
        <w:t xml:space="preserve">pplication is packed and delivered, together with several other files, in a SW deployment package known as </w:t>
      </w:r>
      <w:r>
        <w:t>the Load Module Container, LMC-</w:t>
      </w:r>
      <w:r w:rsidRPr="00EC37E2">
        <w:t xml:space="preserve">see ref. </w:t>
      </w:r>
      <w:r w:rsidRPr="00EC37E2">
        <w:fldChar w:fldCharType="begin"/>
      </w:r>
      <w:r w:rsidRPr="00EC37E2">
        <w:instrText xml:space="preserve"> REF _Ref332637275 \r \h </w:instrText>
      </w:r>
      <w:r w:rsidRPr="00EC37E2">
        <w:instrText xml:space="preserve"> \* MERGEFORMAT </w:instrText>
      </w:r>
      <w:r w:rsidRPr="00EC37E2">
        <w:fldChar w:fldCharType="separate"/>
      </w:r>
      <w:r w:rsidR="006A5469">
        <w:t>[20]</w:t>
      </w:r>
      <w:r w:rsidRPr="00EC37E2">
        <w:fldChar w:fldCharType="end"/>
      </w:r>
      <w:r>
        <w:t>-</w:t>
      </w:r>
      <w:r w:rsidRPr="00EC37E2">
        <w:t>.</w:t>
      </w:r>
    </w:p>
    <w:p w:rsidR="008C6DC1" w:rsidRPr="00EC37E2" w:rsidRDefault="008C6DC1" w:rsidP="008C6DC1">
      <w:pPr>
        <w:pStyle w:val="BodyText"/>
      </w:pPr>
      <w:r w:rsidRPr="00EC37E2">
        <w:t xml:space="preserve">The LMC contains all loadable SW necessary to </w:t>
      </w:r>
      <w:r>
        <w:t xml:space="preserve">configure and </w:t>
      </w:r>
      <w:r w:rsidRPr="00EC37E2">
        <w:t>control the Radio board, including the operating system, middleware, the Radio Application and binaries to load onto the FPGA</w:t>
      </w:r>
      <w:ins w:id="683" w:author="Dengjun Lei" w:date="2020-09-16T15:34:00Z">
        <w:r w:rsidR="00FA37C5">
          <w:tab/>
        </w:r>
      </w:ins>
      <w:r w:rsidRPr="00EC37E2">
        <w:t xml:space="preserve">s. </w:t>
      </w:r>
    </w:p>
    <w:p w:rsidR="008C6DC1" w:rsidRPr="00EC37E2" w:rsidRDefault="008C6DC1" w:rsidP="008C6DC1">
      <w:pPr>
        <w:pStyle w:val="BodyText"/>
      </w:pPr>
      <w:r>
        <w:lastRenderedPageBreak/>
        <w:t>Also included</w:t>
      </w:r>
      <w:r w:rsidRPr="00EC37E2">
        <w:t xml:space="preserve"> another LMC component </w:t>
      </w:r>
      <w:r>
        <w:t>which is</w:t>
      </w:r>
      <w:r w:rsidRPr="00EC37E2">
        <w:t xml:space="preserve"> used to unpack the LMC from flash to RAM and start the execution</w:t>
      </w:r>
      <w:r>
        <w:t xml:space="preserve"> of the application</w:t>
      </w:r>
      <w:r w:rsidRPr="00EC37E2">
        <w:t>. This component, known as the XP Program Loader, is included as the first load module in the LMC. It is started from flash by the HW-resident bootstrap IBOOT when the Radio board is booting, to perform its task and disappear.</w:t>
      </w:r>
    </w:p>
    <w:p w:rsidR="008C6DC1" w:rsidRPr="00EC37E2" w:rsidRDefault="008C6DC1" w:rsidP="008C6DC1">
      <w:pPr>
        <w:pStyle w:val="BodyText"/>
      </w:pPr>
      <w:r w:rsidRPr="00EC37E2">
        <w:t>The LMC contains the components shown in the table below.</w:t>
      </w:r>
    </w:p>
    <w:p w:rsidR="008C6DC1" w:rsidRPr="00EC37E2" w:rsidRDefault="008C6DC1" w:rsidP="008C6DC1">
      <w:pPr>
        <w:pStyle w:val="BodyText"/>
      </w:pP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7"/>
        <w:gridCol w:w="5953"/>
      </w:tblGrid>
      <w:tr w:rsidR="008C6DC1" w:rsidRPr="00393278" w:rsidTr="00DD41AC">
        <w:tc>
          <w:tcPr>
            <w:tcW w:w="2977" w:type="dxa"/>
            <w:shd w:val="clear" w:color="auto" w:fill="auto"/>
          </w:tcPr>
          <w:p w:rsidR="008C6DC1" w:rsidRPr="00393278" w:rsidRDefault="008C6DC1" w:rsidP="00DD41AC">
            <w:pPr>
              <w:pStyle w:val="BodyText"/>
              <w:ind w:left="0"/>
              <w:rPr>
                <w:b/>
              </w:rPr>
            </w:pPr>
            <w:r w:rsidRPr="00393278">
              <w:rPr>
                <w:b/>
              </w:rPr>
              <w:t xml:space="preserve">Product name </w:t>
            </w:r>
          </w:p>
        </w:tc>
        <w:tc>
          <w:tcPr>
            <w:tcW w:w="5953" w:type="dxa"/>
            <w:shd w:val="clear" w:color="auto" w:fill="auto"/>
          </w:tcPr>
          <w:p w:rsidR="008C6DC1" w:rsidRPr="00393278" w:rsidRDefault="008C6DC1" w:rsidP="00DD41AC">
            <w:pPr>
              <w:pStyle w:val="BodyText"/>
              <w:ind w:left="0"/>
              <w:rPr>
                <w:b/>
              </w:rPr>
            </w:pPr>
            <w:r w:rsidRPr="00393278">
              <w:rPr>
                <w:b/>
              </w:rPr>
              <w:t>Comment</w:t>
            </w:r>
          </w:p>
        </w:tc>
      </w:tr>
      <w:tr w:rsidR="008C6DC1" w:rsidRPr="00393278" w:rsidTr="00DD41AC">
        <w:tc>
          <w:tcPr>
            <w:tcW w:w="2977" w:type="dxa"/>
            <w:shd w:val="clear" w:color="auto" w:fill="auto"/>
          </w:tcPr>
          <w:p w:rsidR="008C6DC1" w:rsidRPr="00393278" w:rsidRDefault="008C6DC1" w:rsidP="00DD41AC">
            <w:pPr>
              <w:pStyle w:val="BodyText"/>
              <w:ind w:left="0"/>
            </w:pPr>
            <w:r w:rsidRPr="00393278">
              <w:t>XPLLM1</w:t>
            </w:r>
          </w:p>
        </w:tc>
        <w:tc>
          <w:tcPr>
            <w:tcW w:w="5953" w:type="dxa"/>
            <w:shd w:val="clear" w:color="auto" w:fill="auto"/>
          </w:tcPr>
          <w:p w:rsidR="008C6DC1" w:rsidRPr="00393278" w:rsidRDefault="008C6DC1" w:rsidP="00DD41AC">
            <w:pPr>
              <w:pStyle w:val="BodyText"/>
              <w:ind w:left="0"/>
            </w:pPr>
            <w:r w:rsidRPr="00393278">
              <w:t>XP Program Loader. Binary image to be started directly from flash. Unpacks the LMC and loads and starts the other executable load modules.</w:t>
            </w:r>
          </w:p>
        </w:tc>
      </w:tr>
      <w:tr w:rsidR="008C6DC1" w:rsidRPr="00393278" w:rsidTr="00DD41AC">
        <w:tc>
          <w:tcPr>
            <w:tcW w:w="2977" w:type="dxa"/>
            <w:shd w:val="clear" w:color="auto" w:fill="auto"/>
          </w:tcPr>
          <w:p w:rsidR="008C6DC1" w:rsidRPr="00393278" w:rsidRDefault="008C6DC1" w:rsidP="00DD41AC">
            <w:pPr>
              <w:pStyle w:val="BodyText"/>
              <w:ind w:left="0"/>
            </w:pPr>
            <w:r w:rsidRPr="00393278">
              <w:t>XPPLM4 rpdout</w:t>
            </w:r>
          </w:p>
        </w:tc>
        <w:tc>
          <w:tcPr>
            <w:tcW w:w="5953" w:type="dxa"/>
            <w:shd w:val="clear" w:color="auto" w:fill="auto"/>
          </w:tcPr>
          <w:p w:rsidR="008C6DC1" w:rsidRPr="00393278" w:rsidRDefault="008C6DC1" w:rsidP="00DD41AC">
            <w:pPr>
              <w:pStyle w:val="BodyText"/>
              <w:ind w:left="0"/>
            </w:pPr>
            <w:r w:rsidRPr="00393278">
              <w:t>Basic XP platform:</w:t>
            </w:r>
            <w:r w:rsidRPr="00393278">
              <w:br/>
              <w:t>OSE Delta components (kernel, Link Handler, Real-Time Clock, shell), Memory Handler,  Man-Machine Interface, Board Support Package, XPAI server, basic CBCI-AU server, etc.</w:t>
            </w:r>
          </w:p>
        </w:tc>
      </w:tr>
      <w:tr w:rsidR="008C6DC1" w:rsidRPr="00393278" w:rsidTr="00DD41AC">
        <w:tc>
          <w:tcPr>
            <w:tcW w:w="2977" w:type="dxa"/>
            <w:shd w:val="clear" w:color="auto" w:fill="auto"/>
          </w:tcPr>
          <w:p w:rsidR="008C6DC1" w:rsidRPr="00393278" w:rsidRDefault="008C6DC1" w:rsidP="00DD41AC">
            <w:pPr>
              <w:pStyle w:val="BodyText"/>
              <w:ind w:left="0"/>
            </w:pPr>
            <w:r w:rsidRPr="00393278">
              <w:t>XDPLM2 rpdout</w:t>
            </w:r>
          </w:p>
        </w:tc>
        <w:tc>
          <w:tcPr>
            <w:tcW w:w="5953" w:type="dxa"/>
            <w:shd w:val="clear" w:color="auto" w:fill="auto"/>
          </w:tcPr>
          <w:p w:rsidR="008C6DC1" w:rsidRPr="00393278" w:rsidRDefault="008C6DC1" w:rsidP="00DD41AC">
            <w:pPr>
              <w:pStyle w:val="BodyText"/>
              <w:ind w:left="0"/>
            </w:pPr>
            <w:r w:rsidRPr="00393278">
              <w:t>XP support for DP:</w:t>
            </w:r>
            <w:r w:rsidRPr="00393278">
              <w:br/>
              <w:t>Link handler, chip select, interrupt control, trace and error, XDAI server, UART support, HDLC primary station, ATFI server.</w:t>
            </w:r>
          </w:p>
        </w:tc>
      </w:tr>
      <w:tr w:rsidR="008C6DC1" w:rsidRPr="00393278" w:rsidTr="00DD41AC">
        <w:tc>
          <w:tcPr>
            <w:tcW w:w="2977" w:type="dxa"/>
            <w:shd w:val="clear" w:color="auto" w:fill="auto"/>
          </w:tcPr>
          <w:p w:rsidR="008C6DC1" w:rsidRPr="00393278" w:rsidRDefault="008C6DC1" w:rsidP="00DD41AC">
            <w:pPr>
              <w:pStyle w:val="BodyText"/>
              <w:ind w:left="0"/>
            </w:pPr>
            <w:r w:rsidRPr="00393278">
              <w:t>RUS rpdout</w:t>
            </w:r>
          </w:p>
        </w:tc>
        <w:tc>
          <w:tcPr>
            <w:tcW w:w="5953" w:type="dxa"/>
            <w:shd w:val="clear" w:color="auto" w:fill="auto"/>
          </w:tcPr>
          <w:p w:rsidR="008C6DC1" w:rsidRPr="00393278" w:rsidRDefault="008C6DC1" w:rsidP="00DD41AC">
            <w:pPr>
              <w:pStyle w:val="BodyText"/>
              <w:ind w:left="0"/>
            </w:pPr>
            <w:r w:rsidRPr="00393278">
              <w:t>Radio application.</w:t>
            </w:r>
          </w:p>
        </w:tc>
      </w:tr>
      <w:tr w:rsidR="008C6DC1" w:rsidRPr="00393278" w:rsidTr="00DD41AC">
        <w:tc>
          <w:tcPr>
            <w:tcW w:w="2977" w:type="dxa"/>
            <w:shd w:val="clear" w:color="auto" w:fill="auto"/>
          </w:tcPr>
          <w:p w:rsidR="008C6DC1" w:rsidRPr="00393278" w:rsidRDefault="008C6DC1" w:rsidP="00DD41AC">
            <w:pPr>
              <w:pStyle w:val="BodyText"/>
              <w:ind w:left="0"/>
            </w:pPr>
            <w:r w:rsidRPr="00393278">
              <w:t>TrxCtrl</w:t>
            </w:r>
          </w:p>
        </w:tc>
        <w:tc>
          <w:tcPr>
            <w:tcW w:w="5953" w:type="dxa"/>
            <w:shd w:val="clear" w:color="auto" w:fill="auto"/>
          </w:tcPr>
          <w:p w:rsidR="008C6DC1" w:rsidRPr="00393278" w:rsidRDefault="008C6DC1" w:rsidP="00DD41AC">
            <w:pPr>
              <w:pStyle w:val="BodyText"/>
              <w:ind w:left="0"/>
            </w:pPr>
            <w:r w:rsidRPr="00393278">
              <w:t>Binary to be loaded on the DPD FPGA. Additionally, a data file used at initialization of the DPD algorithm.</w:t>
            </w:r>
          </w:p>
        </w:tc>
      </w:tr>
      <w:tr w:rsidR="008C6DC1" w:rsidRPr="00393278" w:rsidTr="00DD41AC">
        <w:tc>
          <w:tcPr>
            <w:tcW w:w="2977" w:type="dxa"/>
            <w:shd w:val="clear" w:color="auto" w:fill="auto"/>
          </w:tcPr>
          <w:p w:rsidR="008C6DC1" w:rsidRPr="00393278" w:rsidRDefault="008C6DC1" w:rsidP="00DD41AC">
            <w:pPr>
              <w:pStyle w:val="BodyText"/>
              <w:ind w:left="0"/>
            </w:pPr>
            <w:r w:rsidRPr="00393278">
              <w:t>ComCtrl</w:t>
            </w:r>
          </w:p>
        </w:tc>
        <w:tc>
          <w:tcPr>
            <w:tcW w:w="5953" w:type="dxa"/>
            <w:shd w:val="clear" w:color="auto" w:fill="auto"/>
          </w:tcPr>
          <w:p w:rsidR="008C6DC1" w:rsidRPr="00393278" w:rsidRDefault="008C6DC1" w:rsidP="00DD41AC">
            <w:pPr>
              <w:pStyle w:val="BodyText"/>
              <w:ind w:left="0"/>
            </w:pPr>
            <w:r w:rsidRPr="00393278">
              <w:t>Binary to be loaded on the communication FPGA; support for CPRI and modem. More than one file may occur.</w:t>
            </w:r>
          </w:p>
        </w:tc>
      </w:tr>
      <w:tr w:rsidR="008C6DC1" w:rsidRPr="00393278" w:rsidTr="00DD41AC">
        <w:tc>
          <w:tcPr>
            <w:tcW w:w="2977" w:type="dxa"/>
            <w:shd w:val="clear" w:color="auto" w:fill="auto"/>
          </w:tcPr>
          <w:p w:rsidR="008C6DC1" w:rsidRPr="00393278" w:rsidRDefault="008C6DC1" w:rsidP="00DD41AC">
            <w:pPr>
              <w:pStyle w:val="BodyText"/>
              <w:ind w:left="0"/>
            </w:pPr>
            <w:r w:rsidRPr="00393278">
              <w:t>Xrus.bin</w:t>
            </w:r>
          </w:p>
        </w:tc>
        <w:tc>
          <w:tcPr>
            <w:tcW w:w="5953" w:type="dxa"/>
            <w:shd w:val="clear" w:color="auto" w:fill="auto"/>
          </w:tcPr>
          <w:p w:rsidR="008C6DC1" w:rsidRPr="00393278" w:rsidRDefault="008C6DC1" w:rsidP="00DD41AC">
            <w:pPr>
              <w:pStyle w:val="BodyText"/>
              <w:ind w:left="0"/>
            </w:pPr>
            <w:r w:rsidRPr="00393278">
              <w:t>SW database in binary format</w:t>
            </w:r>
          </w:p>
        </w:tc>
      </w:tr>
      <w:tr w:rsidR="008C6DC1" w:rsidRPr="00393278" w:rsidTr="00DD41AC">
        <w:tc>
          <w:tcPr>
            <w:tcW w:w="2977" w:type="dxa"/>
            <w:shd w:val="clear" w:color="auto" w:fill="auto"/>
          </w:tcPr>
          <w:p w:rsidR="008C6DC1" w:rsidRPr="00393278" w:rsidRDefault="008C6DC1" w:rsidP="00DD41AC">
            <w:pPr>
              <w:pStyle w:val="BodyText"/>
              <w:ind w:left="0"/>
            </w:pPr>
            <w:r w:rsidRPr="00393278">
              <w:t>Compatibility list</w:t>
            </w:r>
          </w:p>
        </w:tc>
        <w:tc>
          <w:tcPr>
            <w:tcW w:w="5953" w:type="dxa"/>
            <w:shd w:val="clear" w:color="auto" w:fill="auto"/>
          </w:tcPr>
          <w:p w:rsidR="008C6DC1" w:rsidRPr="00393278" w:rsidRDefault="008C6DC1" w:rsidP="00DD41AC">
            <w:pPr>
              <w:pStyle w:val="BodyText"/>
              <w:ind w:left="0"/>
            </w:pPr>
            <w:r w:rsidRPr="00393278">
              <w:t xml:space="preserve">See </w:t>
            </w:r>
            <w:r w:rsidRPr="00393278">
              <w:fldChar w:fldCharType="begin"/>
            </w:r>
            <w:r w:rsidRPr="00393278">
              <w:instrText xml:space="preserve"> REF _Ref361303428 \r \h </w:instrText>
            </w:r>
            <w:r w:rsidRPr="00393278">
              <w:fldChar w:fldCharType="separate"/>
            </w:r>
            <w:r w:rsidR="006A5469" w:rsidRPr="00393278">
              <w:t>8.2.1.1</w:t>
            </w:r>
            <w:r w:rsidRPr="00393278">
              <w:fldChar w:fldCharType="end"/>
            </w:r>
          </w:p>
        </w:tc>
      </w:tr>
    </w:tbl>
    <w:p w:rsidR="008C6DC1" w:rsidRPr="00EC37E2" w:rsidRDefault="008C6DC1" w:rsidP="008C6DC1">
      <w:pPr>
        <w:pStyle w:val="BodyText"/>
      </w:pPr>
      <w:r w:rsidRPr="00EC37E2">
        <w:t xml:space="preserve">The LMC is currently built </w:t>
      </w:r>
      <w:r>
        <w:t>to include</w:t>
      </w:r>
      <w:r w:rsidRPr="00EC37E2">
        <w:t xml:space="preserve"> several different products targeting different HW: FDD Radio Platform 4, FDD Radio Platform 5 and TDD Radio. </w:t>
      </w:r>
    </w:p>
    <w:p w:rsidR="008C6DC1" w:rsidRPr="00EC37E2" w:rsidRDefault="008C6DC1" w:rsidP="008C6DC1">
      <w:pPr>
        <w:pStyle w:val="BodyText"/>
      </w:pPr>
      <w:r w:rsidRPr="00EC37E2">
        <w:t xml:space="preserve">Each of these products is further built </w:t>
      </w:r>
      <w:r>
        <w:t>for</w:t>
      </w:r>
      <w:r w:rsidRPr="00EC37E2">
        <w:t xml:space="preserve"> three variants: </w:t>
      </w:r>
      <w:r w:rsidR="00FB44D5">
        <w:t xml:space="preserve">Radio Application </w:t>
      </w:r>
      <w:r>
        <w:t xml:space="preserve">–see </w:t>
      </w:r>
      <w:r>
        <w:fldChar w:fldCharType="begin"/>
      </w:r>
      <w:r>
        <w:instrText xml:space="preserve"> REF _Ref361303578 \r \h </w:instrText>
      </w:r>
      <w:r>
        <w:fldChar w:fldCharType="separate"/>
      </w:r>
      <w:r w:rsidR="006A5469">
        <w:t>8.2.2</w:t>
      </w:r>
      <w:r>
        <w:fldChar w:fldCharType="end"/>
      </w:r>
      <w:r>
        <w:t>-</w:t>
      </w:r>
      <w:r w:rsidRPr="00EC37E2">
        <w:t>, Pre-Installed SW</w:t>
      </w:r>
      <w:r>
        <w:t xml:space="preserve"> –see </w:t>
      </w:r>
      <w:r>
        <w:fldChar w:fldCharType="begin"/>
      </w:r>
      <w:r>
        <w:instrText xml:space="preserve"> REF _Ref361303606 \r \h </w:instrText>
      </w:r>
      <w:r>
        <w:fldChar w:fldCharType="separate"/>
      </w:r>
      <w:r w:rsidR="006A5469">
        <w:t>8.2.3</w:t>
      </w:r>
      <w:r>
        <w:fldChar w:fldCharType="end"/>
      </w:r>
      <w:r>
        <w:t>-,</w:t>
      </w:r>
      <w:r w:rsidRPr="00EC37E2">
        <w:t xml:space="preserve"> and AUBoot</w:t>
      </w:r>
      <w:r>
        <w:t xml:space="preserve"> –see </w:t>
      </w:r>
      <w:r>
        <w:fldChar w:fldCharType="begin"/>
      </w:r>
      <w:r>
        <w:instrText xml:space="preserve"> REF _Ref361303631 \r \h </w:instrText>
      </w:r>
      <w:r>
        <w:fldChar w:fldCharType="separate"/>
      </w:r>
      <w:r w:rsidR="006A5469">
        <w:t>8.2.4</w:t>
      </w:r>
      <w:r>
        <w:fldChar w:fldCharType="end"/>
      </w:r>
      <w:r>
        <w:t>-</w:t>
      </w:r>
      <w:r w:rsidRPr="00EC37E2">
        <w:t xml:space="preserve">. Some of these variants may be excluded. E.g. Radio boards without requirement </w:t>
      </w:r>
      <w:r>
        <w:t>for backward compatibility</w:t>
      </w:r>
      <w:r w:rsidRPr="00EC37E2">
        <w:t xml:space="preserve"> </w:t>
      </w:r>
      <w:r>
        <w:t>-</w:t>
      </w:r>
      <w:r w:rsidRPr="00EC37E2">
        <w:t xml:space="preserve">i.e. </w:t>
      </w:r>
      <w:r>
        <w:t xml:space="preserve">has the </w:t>
      </w:r>
      <w:r w:rsidRPr="00EC37E2">
        <w:t>ability to be used with old RAN SW</w:t>
      </w:r>
      <w:r>
        <w:t>-</w:t>
      </w:r>
      <w:r w:rsidRPr="00EC37E2">
        <w:t xml:space="preserve"> do not need the Pre-Installed SW.</w:t>
      </w:r>
    </w:p>
    <w:p w:rsidR="008C6DC1" w:rsidRDefault="008C6DC1" w:rsidP="008C6DC1">
      <w:pPr>
        <w:pStyle w:val="BodyText"/>
      </w:pPr>
      <w:r w:rsidRPr="00EC37E2">
        <w:t xml:space="preserve">All the builds use the same Radio application code, but </w:t>
      </w:r>
      <w:r>
        <w:t xml:space="preserve">will link in </w:t>
      </w:r>
      <w:r w:rsidRPr="00EC37E2">
        <w:t>only the drivers necessary</w:t>
      </w:r>
      <w:r>
        <w:t xml:space="preserve"> for the target HW, thus reducing</w:t>
      </w:r>
      <w:r w:rsidRPr="00EC37E2">
        <w:t xml:space="preserve"> the memory footprint of the application. </w:t>
      </w:r>
    </w:p>
    <w:p w:rsidR="008C6DC1" w:rsidRDefault="008C6DC1" w:rsidP="008C6DC1">
      <w:pPr>
        <w:pStyle w:val="BodyText"/>
      </w:pPr>
      <w:r>
        <w:lastRenderedPageBreak/>
        <w:t>The LMC size is controlled</w:t>
      </w:r>
      <w:r w:rsidRPr="00EC37E2">
        <w:t xml:space="preserve"> by only including the FPGA binaries relevant for the targeted platform. </w:t>
      </w:r>
    </w:p>
    <w:p w:rsidR="008C6DC1" w:rsidRPr="00C7553F" w:rsidRDefault="008C6DC1" w:rsidP="008C6DC1">
      <w:pPr>
        <w:pStyle w:val="BodyText"/>
        <w:rPr>
          <w:b/>
        </w:rPr>
      </w:pPr>
      <w:r w:rsidRPr="00C7553F">
        <w:rPr>
          <w:b/>
        </w:rPr>
        <w:t>The rationale for building so many different LMC forms is to economize on RAM and flash.</w:t>
      </w:r>
    </w:p>
    <w:p w:rsidR="008C6DC1" w:rsidRPr="00EC37E2" w:rsidRDefault="008C6DC1" w:rsidP="008C6DC1">
      <w:pPr>
        <w:pStyle w:val="Heading4"/>
      </w:pPr>
      <w:bookmarkStart w:id="684" w:name="_Ref361303428"/>
      <w:r w:rsidRPr="00EC37E2">
        <w:t>The compatibility list</w:t>
      </w:r>
      <w:bookmarkEnd w:id="684"/>
    </w:p>
    <w:p w:rsidR="008C6DC1" w:rsidRPr="00EC37E2" w:rsidRDefault="008C6DC1" w:rsidP="008C6DC1">
      <w:pPr>
        <w:pStyle w:val="BodyText"/>
      </w:pPr>
      <w:r w:rsidRPr="00EC37E2">
        <w:t xml:space="preserve">The compatibility list is a list of older LMCs which the current LMC is compatible to and can replace. The list is formatted as an XML text file. The replaced LMCs are shown through the product number and a range of R-states, </w:t>
      </w:r>
      <w:r w:rsidR="00367F3B" w:rsidRPr="00EC37E2">
        <w:t>e.g.</w:t>
      </w:r>
      <w:r w:rsidRPr="00EC37E2">
        <w:t>:</w:t>
      </w:r>
      <w:r w:rsidRPr="00EC37E2">
        <w:br/>
      </w:r>
    </w:p>
    <w:p w:rsidR="008C6DC1" w:rsidRPr="00EC37E2" w:rsidRDefault="008C6DC1" w:rsidP="008C6DC1">
      <w:pPr>
        <w:autoSpaceDE w:val="0"/>
        <w:autoSpaceDN w:val="0"/>
        <w:adjustRightInd w:val="0"/>
        <w:ind w:left="2552"/>
        <w:rPr>
          <w:rFonts w:ascii="Courier New" w:hAnsi="Courier New" w:cs="Courier New"/>
          <w:sz w:val="20"/>
          <w:lang w:val="sv-SE"/>
        </w:rPr>
      </w:pPr>
      <w:r w:rsidRPr="00EC37E2">
        <w:rPr>
          <w:rFonts w:ascii="Courier New" w:hAnsi="Courier New" w:cs="Courier New"/>
          <w:sz w:val="20"/>
          <w:lang w:val="sv-SE"/>
        </w:rPr>
        <w:t>&lt;ListItem&gt;</w:t>
      </w:r>
    </w:p>
    <w:p w:rsidR="008C6DC1" w:rsidRPr="00EC37E2" w:rsidRDefault="008C6DC1" w:rsidP="008C6DC1">
      <w:pPr>
        <w:autoSpaceDE w:val="0"/>
        <w:autoSpaceDN w:val="0"/>
        <w:adjustRightInd w:val="0"/>
        <w:ind w:left="2552"/>
        <w:rPr>
          <w:rFonts w:ascii="Courier New" w:hAnsi="Courier New" w:cs="Courier New"/>
          <w:sz w:val="20"/>
          <w:lang w:val="sv-SE"/>
        </w:rPr>
      </w:pPr>
      <w:r w:rsidRPr="00EC37E2">
        <w:rPr>
          <w:rFonts w:ascii="Courier New" w:hAnsi="Courier New" w:cs="Courier New"/>
          <w:sz w:val="20"/>
          <w:lang w:val="sv-SE"/>
        </w:rPr>
        <w:t xml:space="preserve">  &lt;ProdNbr&gt;CXP9013268/6&lt;/ProdNbr&gt;</w:t>
      </w:r>
    </w:p>
    <w:p w:rsidR="008C6DC1" w:rsidRPr="00EC37E2" w:rsidRDefault="008C6DC1" w:rsidP="008C6DC1">
      <w:pPr>
        <w:autoSpaceDE w:val="0"/>
        <w:autoSpaceDN w:val="0"/>
        <w:adjustRightInd w:val="0"/>
        <w:ind w:left="2552"/>
        <w:rPr>
          <w:rFonts w:ascii="Courier New" w:hAnsi="Courier New" w:cs="Courier New"/>
          <w:sz w:val="20"/>
          <w:lang w:val="sv-SE"/>
        </w:rPr>
      </w:pPr>
      <w:r w:rsidRPr="00EC37E2">
        <w:rPr>
          <w:rFonts w:ascii="Courier New" w:hAnsi="Courier New" w:cs="Courier New"/>
          <w:sz w:val="20"/>
          <w:lang w:val="sv-SE"/>
        </w:rPr>
        <w:t xml:space="preserve">  &lt;StartRev&gt;R14ZA01&lt;/StartRev&gt;</w:t>
      </w:r>
    </w:p>
    <w:p w:rsidR="008C6DC1" w:rsidRPr="00EC37E2" w:rsidRDefault="008C6DC1" w:rsidP="008C6DC1">
      <w:pPr>
        <w:autoSpaceDE w:val="0"/>
        <w:autoSpaceDN w:val="0"/>
        <w:adjustRightInd w:val="0"/>
        <w:ind w:left="2552"/>
        <w:rPr>
          <w:rFonts w:ascii="Courier New" w:hAnsi="Courier New" w:cs="Courier New"/>
          <w:sz w:val="20"/>
          <w:lang w:val="da-DK"/>
        </w:rPr>
      </w:pPr>
      <w:r w:rsidRPr="00EC37E2">
        <w:rPr>
          <w:rFonts w:ascii="Courier New" w:hAnsi="Courier New" w:cs="Courier New"/>
          <w:sz w:val="20"/>
          <w:lang w:val="sv-SE"/>
        </w:rPr>
        <w:t xml:space="preserve">  </w:t>
      </w:r>
      <w:r w:rsidRPr="00EC37E2">
        <w:rPr>
          <w:rFonts w:ascii="Courier New" w:hAnsi="Courier New" w:cs="Courier New"/>
          <w:sz w:val="20"/>
          <w:lang w:val="da-DK"/>
        </w:rPr>
        <w:t>&lt;StopRev&gt;R48ZD&lt;/StopRev&gt;</w:t>
      </w:r>
    </w:p>
    <w:p w:rsidR="008C6DC1" w:rsidRPr="00EC37E2" w:rsidRDefault="008C6DC1" w:rsidP="008C6DC1">
      <w:pPr>
        <w:autoSpaceDE w:val="0"/>
        <w:autoSpaceDN w:val="0"/>
        <w:adjustRightInd w:val="0"/>
        <w:ind w:left="2552"/>
        <w:rPr>
          <w:rFonts w:ascii="Courier New" w:hAnsi="Courier New" w:cs="Courier New"/>
          <w:sz w:val="20"/>
          <w:lang w:val="da-DK"/>
        </w:rPr>
      </w:pPr>
      <w:r w:rsidRPr="00EC37E2">
        <w:rPr>
          <w:rFonts w:ascii="Courier New" w:hAnsi="Courier New" w:cs="Courier New"/>
          <w:sz w:val="20"/>
          <w:lang w:val="da-DK"/>
        </w:rPr>
        <w:t>&lt;/ListItem&gt;</w:t>
      </w:r>
    </w:p>
    <w:p w:rsidR="008C6DC1" w:rsidRPr="00EC37E2" w:rsidRDefault="008C6DC1" w:rsidP="008C6DC1">
      <w:pPr>
        <w:autoSpaceDE w:val="0"/>
        <w:autoSpaceDN w:val="0"/>
        <w:adjustRightInd w:val="0"/>
        <w:ind w:left="2552"/>
        <w:rPr>
          <w:rFonts w:ascii="Courier New" w:hAnsi="Courier New" w:cs="Courier New"/>
          <w:sz w:val="20"/>
          <w:lang w:val="da-DK"/>
        </w:rPr>
      </w:pPr>
      <w:r w:rsidRPr="00EC37E2">
        <w:rPr>
          <w:rFonts w:ascii="Courier New" w:hAnsi="Courier New" w:cs="Courier New"/>
          <w:sz w:val="20"/>
          <w:lang w:val="da-DK"/>
        </w:rPr>
        <w:t>&lt;ListItem&gt;</w:t>
      </w:r>
    </w:p>
    <w:p w:rsidR="008C6DC1" w:rsidRPr="00EC37E2" w:rsidRDefault="008C6DC1" w:rsidP="008C6DC1">
      <w:pPr>
        <w:autoSpaceDE w:val="0"/>
        <w:autoSpaceDN w:val="0"/>
        <w:adjustRightInd w:val="0"/>
        <w:ind w:left="2552"/>
        <w:rPr>
          <w:rFonts w:ascii="Courier New" w:hAnsi="Courier New" w:cs="Courier New"/>
          <w:sz w:val="20"/>
          <w:lang w:val="da-DK"/>
        </w:rPr>
      </w:pPr>
      <w:r w:rsidRPr="00EC37E2">
        <w:rPr>
          <w:rFonts w:ascii="Courier New" w:hAnsi="Courier New" w:cs="Courier New"/>
          <w:sz w:val="20"/>
          <w:lang w:val="da-DK"/>
        </w:rPr>
        <w:t xml:space="preserve">  &lt;ProdNbr&gt;CXP9013268/99&lt;/ProdNbr&gt;</w:t>
      </w:r>
    </w:p>
    <w:p w:rsidR="008C6DC1" w:rsidRPr="00EC37E2" w:rsidRDefault="008C6DC1" w:rsidP="008C6DC1">
      <w:pPr>
        <w:autoSpaceDE w:val="0"/>
        <w:autoSpaceDN w:val="0"/>
        <w:adjustRightInd w:val="0"/>
        <w:ind w:left="2552"/>
        <w:rPr>
          <w:rFonts w:ascii="Courier New" w:hAnsi="Courier New" w:cs="Courier New"/>
          <w:sz w:val="20"/>
          <w:lang w:val="da-DK"/>
        </w:rPr>
      </w:pPr>
      <w:r w:rsidRPr="00EC37E2">
        <w:rPr>
          <w:rFonts w:ascii="Courier New" w:hAnsi="Courier New" w:cs="Courier New"/>
          <w:sz w:val="20"/>
          <w:lang w:val="da-DK"/>
        </w:rPr>
        <w:t xml:space="preserve">  &lt;StartRev&gt;R14ZA01&lt;/StartRev&gt;</w:t>
      </w:r>
    </w:p>
    <w:p w:rsidR="008C6DC1" w:rsidRPr="00EC37E2" w:rsidRDefault="008C6DC1" w:rsidP="008C6DC1">
      <w:pPr>
        <w:autoSpaceDE w:val="0"/>
        <w:autoSpaceDN w:val="0"/>
        <w:adjustRightInd w:val="0"/>
        <w:ind w:left="2552"/>
        <w:rPr>
          <w:rFonts w:ascii="Courier New" w:hAnsi="Courier New" w:cs="Courier New"/>
          <w:sz w:val="20"/>
          <w:lang w:val="da-DK"/>
        </w:rPr>
      </w:pPr>
      <w:r w:rsidRPr="00EC37E2">
        <w:rPr>
          <w:rFonts w:ascii="Courier New" w:hAnsi="Courier New" w:cs="Courier New"/>
          <w:sz w:val="20"/>
          <w:lang w:val="da-DK"/>
        </w:rPr>
        <w:t xml:space="preserve">  &lt;StopRev&gt;R48ZD&lt;/StopRev&gt;</w:t>
      </w:r>
    </w:p>
    <w:p w:rsidR="008C6DC1" w:rsidRPr="00EC37E2" w:rsidRDefault="008C6DC1" w:rsidP="008C6DC1">
      <w:pPr>
        <w:autoSpaceDE w:val="0"/>
        <w:autoSpaceDN w:val="0"/>
        <w:adjustRightInd w:val="0"/>
        <w:ind w:left="2552"/>
        <w:rPr>
          <w:rFonts w:ascii="Courier New" w:hAnsi="Courier New" w:cs="Courier New"/>
          <w:sz w:val="20"/>
          <w:lang w:val="en-US"/>
        </w:rPr>
      </w:pPr>
      <w:r w:rsidRPr="00EC37E2">
        <w:rPr>
          <w:rFonts w:ascii="Courier New" w:hAnsi="Courier New" w:cs="Courier New"/>
          <w:sz w:val="20"/>
          <w:lang w:val="en-US"/>
        </w:rPr>
        <w:t>&lt;/ListItem&gt;</w:t>
      </w:r>
    </w:p>
    <w:p w:rsidR="008C6DC1" w:rsidRPr="00EC37E2" w:rsidRDefault="008C6DC1" w:rsidP="008C6DC1">
      <w:pPr>
        <w:pStyle w:val="BodyText"/>
      </w:pPr>
      <w:r w:rsidRPr="00EC37E2">
        <w:t xml:space="preserve">Early during the start-up procedure, the Radio </w:t>
      </w:r>
      <w:r w:rsidR="00A0045A">
        <w:t>A</w:t>
      </w:r>
      <w:r w:rsidRPr="00EC37E2">
        <w:t xml:space="preserve">pplication collects the compatibility lists from the LMCs residing in different flash slots, including the Pre-Installed SW, concatenates them and transfers to the client. The client compares the list with the LMC available in the RBS Upgrade Package and selects </w:t>
      </w:r>
      <w:r>
        <w:t>the</w:t>
      </w:r>
      <w:r w:rsidRPr="00EC37E2">
        <w:t xml:space="preserve"> LMC to be started on the board.</w:t>
      </w:r>
    </w:p>
    <w:p w:rsidR="008C6DC1" w:rsidRPr="00EC37E2" w:rsidRDefault="008C6DC1" w:rsidP="008C6DC1">
      <w:pPr>
        <w:pStyle w:val="BodyText"/>
      </w:pPr>
      <w:r w:rsidRPr="00EC37E2">
        <w:t xml:space="preserve">See also refs. </w:t>
      </w:r>
      <w:r w:rsidRPr="00EC37E2">
        <w:fldChar w:fldCharType="begin"/>
      </w:r>
      <w:r w:rsidRPr="00EC37E2">
        <w:instrText xml:space="preserve"> REF _Ref328485074 \r \h </w:instrText>
      </w:r>
      <w:r w:rsidRPr="00EC37E2">
        <w:instrText xml:space="preserve"> \* MERGEFORMAT </w:instrText>
      </w:r>
      <w:r w:rsidRPr="00EC37E2">
        <w:fldChar w:fldCharType="separate"/>
      </w:r>
      <w:r w:rsidR="006A5469">
        <w:t>[3]</w:t>
      </w:r>
      <w:r w:rsidRPr="00EC37E2">
        <w:fldChar w:fldCharType="end"/>
      </w:r>
      <w:r w:rsidRPr="00EC37E2">
        <w:t xml:space="preserve">, </w:t>
      </w:r>
      <w:r w:rsidRPr="00EC37E2">
        <w:fldChar w:fldCharType="begin"/>
      </w:r>
      <w:r w:rsidRPr="00EC37E2">
        <w:instrText xml:space="preserve"> REF _Ref328485076 \r \h </w:instrText>
      </w:r>
      <w:r w:rsidRPr="00EC37E2">
        <w:instrText xml:space="preserve"> \* MERGEFORMAT </w:instrText>
      </w:r>
      <w:r w:rsidRPr="00EC37E2">
        <w:fldChar w:fldCharType="separate"/>
      </w:r>
      <w:r w:rsidR="006A5469">
        <w:t>[4]</w:t>
      </w:r>
      <w:r w:rsidRPr="00EC37E2">
        <w:fldChar w:fldCharType="end"/>
      </w:r>
      <w:r w:rsidRPr="00EC37E2">
        <w:t xml:space="preserve"> and </w:t>
      </w:r>
      <w:r w:rsidRPr="00EC37E2">
        <w:fldChar w:fldCharType="begin"/>
      </w:r>
      <w:r w:rsidRPr="00EC37E2">
        <w:instrText xml:space="preserve"> REF _Ref331692050 \r \h </w:instrText>
      </w:r>
      <w:r w:rsidRPr="00EC37E2">
        <w:instrText xml:space="preserve"> \* MERGEFORMAT </w:instrText>
      </w:r>
      <w:r w:rsidRPr="00EC37E2">
        <w:fldChar w:fldCharType="separate"/>
      </w:r>
      <w:r w:rsidR="006A5469">
        <w:t>[15]</w:t>
      </w:r>
      <w:r w:rsidRPr="00EC37E2">
        <w:fldChar w:fldCharType="end"/>
      </w:r>
      <w:r w:rsidRPr="00EC37E2">
        <w:t xml:space="preserve"> for further details on the compatibility list handling.</w:t>
      </w:r>
    </w:p>
    <w:p w:rsidR="008C6DC1" w:rsidRPr="00EC37E2" w:rsidRDefault="008C6DC1" w:rsidP="008C6DC1">
      <w:pPr>
        <w:pStyle w:val="Heading3"/>
      </w:pPr>
      <w:bookmarkStart w:id="685" w:name="_Ref361303578"/>
      <w:r w:rsidRPr="00EC37E2">
        <w:t xml:space="preserve">Radio </w:t>
      </w:r>
      <w:bookmarkEnd w:id="685"/>
      <w:r w:rsidR="00FB44D5">
        <w:t>Application</w:t>
      </w:r>
    </w:p>
    <w:p w:rsidR="008C6DC1" w:rsidRPr="00EC37E2" w:rsidRDefault="008C6DC1" w:rsidP="008C6DC1">
      <w:pPr>
        <w:pStyle w:val="BodyText"/>
      </w:pPr>
      <w:r w:rsidRPr="00EC37E2">
        <w:t xml:space="preserve">The </w:t>
      </w:r>
      <w:r w:rsidR="00FB44D5">
        <w:t xml:space="preserve">Radio Application </w:t>
      </w:r>
      <w:r w:rsidRPr="00EC37E2">
        <w:t xml:space="preserve">is the regular variant of the Load Module Container. It is the most popular variant in terms of the release frequency. The </w:t>
      </w:r>
      <w:r w:rsidR="00FB44D5">
        <w:t xml:space="preserve">Radio Application </w:t>
      </w:r>
      <w:r w:rsidRPr="00EC37E2">
        <w:t>is built for a particular HW platform to minimize the included drivers and FPGA binaries.</w:t>
      </w:r>
    </w:p>
    <w:p w:rsidR="008C6DC1" w:rsidRPr="00EC37E2" w:rsidRDefault="008C6DC1" w:rsidP="008C6DC1">
      <w:pPr>
        <w:pStyle w:val="BodyText"/>
      </w:pPr>
      <w:r w:rsidRPr="00EC37E2">
        <w:t xml:space="preserve">The </w:t>
      </w:r>
      <w:r w:rsidR="00FB44D5">
        <w:t xml:space="preserve">Radio Application </w:t>
      </w:r>
      <w:r w:rsidRPr="00EC37E2">
        <w:t>is delivered to the RANs: GSM, WCDMA</w:t>
      </w:r>
      <w:r>
        <w:t>, CDMA,</w:t>
      </w:r>
      <w:r w:rsidRPr="00EC37E2">
        <w:t xml:space="preserve"> and LTE, where it undergoes thorough testing against each RAN’s own SW. Ultimately it gets released as a part of the RAN’s SW distribution package, which in WCDMA and LTE is called the Upgrade Package, UP. </w:t>
      </w:r>
    </w:p>
    <w:p w:rsidR="008C6DC1" w:rsidRPr="00EC37E2" w:rsidRDefault="008C6DC1" w:rsidP="008C6DC1">
      <w:pPr>
        <w:pStyle w:val="BodyText"/>
      </w:pPr>
      <w:r w:rsidRPr="00EC37E2">
        <w:t xml:space="preserve">The </w:t>
      </w:r>
      <w:r w:rsidR="00FB44D5">
        <w:t xml:space="preserve">Radio Application </w:t>
      </w:r>
      <w:r w:rsidRPr="00EC37E2">
        <w:t xml:space="preserve">is delivered to the base station separately from the HW and </w:t>
      </w:r>
      <w:r w:rsidR="001B118E">
        <w:t>is</w:t>
      </w:r>
      <w:r>
        <w:t xml:space="preserve"> </w:t>
      </w:r>
      <w:r w:rsidRPr="00EC37E2">
        <w:t xml:space="preserve">loaded onto the </w:t>
      </w:r>
      <w:r>
        <w:t xml:space="preserve">Radio </w:t>
      </w:r>
      <w:r w:rsidRPr="00EC37E2">
        <w:t xml:space="preserve">board before it can be used. This is </w:t>
      </w:r>
      <w:r>
        <w:t xml:space="preserve">deemed </w:t>
      </w:r>
      <w:r w:rsidRPr="00EC37E2">
        <w:t>the preferred w</w:t>
      </w:r>
      <w:r>
        <w:t xml:space="preserve">ay of distributing the </w:t>
      </w:r>
      <w:r w:rsidR="00FB44D5">
        <w:t xml:space="preserve">Radio Application </w:t>
      </w:r>
      <w:r>
        <w:t>, as i</w:t>
      </w:r>
      <w:r w:rsidRPr="00EC37E2">
        <w:t>t decouples the HW and SW deliveries</w:t>
      </w:r>
      <w:r>
        <w:t>,</w:t>
      </w:r>
      <w:r w:rsidRPr="00EC37E2">
        <w:t xml:space="preserve"> and makes it poss</w:t>
      </w:r>
      <w:r>
        <w:t>ible to implement new functions, deliver</w:t>
      </w:r>
      <w:r w:rsidRPr="00EC37E2">
        <w:t xml:space="preserve"> error corrections, and deploy them through new SW releases.</w:t>
      </w:r>
    </w:p>
    <w:p w:rsidR="008C6DC1" w:rsidRPr="00EC37E2" w:rsidRDefault="008C6DC1" w:rsidP="008C6DC1">
      <w:pPr>
        <w:pStyle w:val="Heading3"/>
      </w:pPr>
      <w:bookmarkStart w:id="686" w:name="_Ref361303606"/>
      <w:r w:rsidRPr="00EC37E2">
        <w:lastRenderedPageBreak/>
        <w:t>Pre-Installed SW</w:t>
      </w:r>
      <w:bookmarkEnd w:id="686"/>
    </w:p>
    <w:p w:rsidR="008C6DC1" w:rsidRPr="00EC37E2" w:rsidRDefault="008C6DC1" w:rsidP="008C6DC1">
      <w:pPr>
        <w:pStyle w:val="BodyText"/>
      </w:pPr>
      <w:r w:rsidRPr="00EC37E2">
        <w:t xml:space="preserve">Technically, the Pre-Installed SW, PIS, is exactly similar to the </w:t>
      </w:r>
      <w:r w:rsidR="00FB44D5">
        <w:t xml:space="preserve">Radio </w:t>
      </w:r>
      <w:r w:rsidR="009E2859">
        <w:t xml:space="preserve">Application. </w:t>
      </w:r>
      <w:r w:rsidRPr="00EC37E2">
        <w:t xml:space="preserve">PIS is, however, distributed as a type 2 SW: it is factory-loaded into slot 1 in flash, made </w:t>
      </w:r>
      <w:r w:rsidR="009E2859">
        <w:t>protected</w:t>
      </w:r>
      <w:r w:rsidRPr="00EC37E2">
        <w:t>, and delivered together with the Radio HW.</w:t>
      </w:r>
    </w:p>
    <w:p w:rsidR="008C6DC1" w:rsidRPr="00EC37E2" w:rsidRDefault="008C6DC1" w:rsidP="008C6DC1">
      <w:pPr>
        <w:pStyle w:val="BodyText"/>
      </w:pPr>
      <w:r w:rsidRPr="00EC37E2">
        <w:t xml:space="preserve">PIS is loaded into RAM and started if there is no other suitable </w:t>
      </w:r>
      <w:r w:rsidR="00FB44D5">
        <w:t xml:space="preserve">Radio Application </w:t>
      </w:r>
      <w:r w:rsidRPr="00EC37E2">
        <w:t>LMC available in the base station. This happens when a new Radio board is installed as a spare part in an older base station, which lacks newer SW releases. In such a case, the PIS’s backward compatibility is utilized to collaborate with an old client.</w:t>
      </w:r>
    </w:p>
    <w:p w:rsidR="008C6DC1" w:rsidRPr="00EC37E2" w:rsidRDefault="008C6DC1" w:rsidP="008C6DC1">
      <w:pPr>
        <w:pStyle w:val="BodyText"/>
      </w:pPr>
      <w:r w:rsidRPr="00EC37E2">
        <w:t>Some boards are never used in the above scenario and the PIS is not necessary. In such a case, no PIS is developed and installed and the corresponding verification effort may be saved.</w:t>
      </w:r>
    </w:p>
    <w:p w:rsidR="008C6DC1" w:rsidRPr="00EC37E2" w:rsidRDefault="008C6DC1" w:rsidP="008C6DC1">
      <w:pPr>
        <w:pStyle w:val="BodyText"/>
      </w:pPr>
      <w:r w:rsidRPr="00EC37E2">
        <w:t xml:space="preserve">Further details of PIS handling, especially from the client’s perspective, are available in refs. </w:t>
      </w:r>
      <w:r w:rsidRPr="00EC37E2">
        <w:fldChar w:fldCharType="begin"/>
      </w:r>
      <w:r w:rsidRPr="00EC37E2">
        <w:instrText xml:space="preserve"> REF _Ref328485074 \r \h </w:instrText>
      </w:r>
      <w:r w:rsidRPr="00EC37E2">
        <w:instrText xml:space="preserve"> \* MERGEFORMAT </w:instrText>
      </w:r>
      <w:r w:rsidRPr="00EC37E2">
        <w:fldChar w:fldCharType="separate"/>
      </w:r>
      <w:r w:rsidR="006A5469">
        <w:t>[3]</w:t>
      </w:r>
      <w:r w:rsidRPr="00EC37E2">
        <w:fldChar w:fldCharType="end"/>
      </w:r>
      <w:r w:rsidRPr="00EC37E2">
        <w:t xml:space="preserve">, </w:t>
      </w:r>
      <w:r w:rsidRPr="00EC37E2">
        <w:fldChar w:fldCharType="begin"/>
      </w:r>
      <w:r w:rsidRPr="00EC37E2">
        <w:instrText xml:space="preserve"> REF _Ref328485076 \r \h </w:instrText>
      </w:r>
      <w:r w:rsidRPr="00EC37E2">
        <w:instrText xml:space="preserve"> \* MERGEFORMAT </w:instrText>
      </w:r>
      <w:r w:rsidRPr="00EC37E2">
        <w:fldChar w:fldCharType="separate"/>
      </w:r>
      <w:r w:rsidR="006A5469">
        <w:t>[4]</w:t>
      </w:r>
      <w:r w:rsidRPr="00EC37E2">
        <w:fldChar w:fldCharType="end"/>
      </w:r>
      <w:r w:rsidRPr="00EC37E2">
        <w:t xml:space="preserve"> and </w:t>
      </w:r>
      <w:r w:rsidRPr="00EC37E2">
        <w:fldChar w:fldCharType="begin"/>
      </w:r>
      <w:r w:rsidRPr="00EC37E2">
        <w:instrText xml:space="preserve"> REF _Ref331692050 \r \h </w:instrText>
      </w:r>
      <w:r w:rsidRPr="00EC37E2">
        <w:instrText xml:space="preserve"> \* MERGEFORMAT </w:instrText>
      </w:r>
      <w:r w:rsidRPr="00EC37E2">
        <w:fldChar w:fldCharType="separate"/>
      </w:r>
      <w:r w:rsidR="006A5469">
        <w:t>[15]</w:t>
      </w:r>
      <w:r w:rsidRPr="00EC37E2">
        <w:fldChar w:fldCharType="end"/>
      </w:r>
      <w:r w:rsidRPr="00EC37E2">
        <w:t>.</w:t>
      </w:r>
    </w:p>
    <w:p w:rsidR="008C6DC1" w:rsidRPr="00EC37E2" w:rsidRDefault="008C6DC1" w:rsidP="008C6DC1">
      <w:pPr>
        <w:pStyle w:val="Heading3"/>
      </w:pPr>
      <w:bookmarkStart w:id="687" w:name="_Ref361303631"/>
      <w:r w:rsidRPr="00EC37E2">
        <w:t>AUBoot</w:t>
      </w:r>
      <w:bookmarkEnd w:id="687"/>
    </w:p>
    <w:p w:rsidR="008C6DC1" w:rsidRPr="00EC37E2" w:rsidRDefault="008C6DC1" w:rsidP="008C6DC1">
      <w:pPr>
        <w:pStyle w:val="BodyText"/>
      </w:pPr>
      <w:r w:rsidRPr="00EC37E2">
        <w:t>AUBoot is a minimized variant of the LMC whose task is to assist the client with loading and starting the required LMC. AUBoot is delivered together with the HW as a type 2 SW. It is the first SW started on Radio after power-on and cold restart.</w:t>
      </w:r>
    </w:p>
    <w:p w:rsidR="008C6DC1" w:rsidRPr="00EC37E2" w:rsidRDefault="008C6DC1" w:rsidP="008C6DC1">
      <w:pPr>
        <w:pStyle w:val="BodyText"/>
      </w:pPr>
      <w:r w:rsidRPr="00EC37E2">
        <w:t>AUBoot needs to support a limited subset of O&amp;M procedures including</w:t>
      </w:r>
    </w:p>
    <w:p w:rsidR="008C6DC1" w:rsidRPr="00EC37E2" w:rsidRDefault="008C6DC1" w:rsidP="008C6DC1">
      <w:pPr>
        <w:pStyle w:val="ListBullet"/>
      </w:pPr>
      <w:r w:rsidRPr="00EC37E2">
        <w:t>Fetching board capabilities</w:t>
      </w:r>
    </w:p>
    <w:p w:rsidR="008C6DC1" w:rsidRPr="00EC37E2" w:rsidRDefault="008C6DC1" w:rsidP="008C6DC1">
      <w:pPr>
        <w:pStyle w:val="ListBullet"/>
      </w:pPr>
      <w:r w:rsidRPr="00EC37E2">
        <w:t>Acquiring resources (multi-client locking)</w:t>
      </w:r>
    </w:p>
    <w:p w:rsidR="008C6DC1" w:rsidRPr="00EC37E2" w:rsidRDefault="008C6DC1" w:rsidP="008C6DC1">
      <w:pPr>
        <w:pStyle w:val="ListBullet"/>
      </w:pPr>
      <w:r w:rsidRPr="00EC37E2">
        <w:t>Fetching HW PID</w:t>
      </w:r>
    </w:p>
    <w:p w:rsidR="008C6DC1" w:rsidRPr="00EC37E2" w:rsidRDefault="008C6DC1" w:rsidP="008C6DC1">
      <w:pPr>
        <w:pStyle w:val="ListBullet"/>
      </w:pPr>
      <w:r w:rsidRPr="00EC37E2">
        <w:t xml:space="preserve">All procedures concerning the LMC (inventory list, fetching the running LMC identity, </w:t>
      </w:r>
      <w:r w:rsidRPr="00D93CD6">
        <w:rPr>
          <w:highlight w:val="yellow"/>
        </w:rPr>
        <w:t>loading, selection, deleting, retrieving the compatibility list</w:t>
      </w:r>
      <w:r>
        <w:t>?</w:t>
      </w:r>
      <w:r w:rsidRPr="00EC37E2">
        <w:t>)</w:t>
      </w:r>
    </w:p>
    <w:p w:rsidR="008C6DC1" w:rsidRPr="00EC37E2" w:rsidRDefault="008C6DC1" w:rsidP="008C6DC1">
      <w:pPr>
        <w:pStyle w:val="ListBullet"/>
      </w:pPr>
      <w:r w:rsidRPr="00EC37E2">
        <w:t>MMI/LED handling</w:t>
      </w:r>
    </w:p>
    <w:p w:rsidR="008C6DC1" w:rsidRPr="00EC37E2" w:rsidRDefault="008C6DC1" w:rsidP="008C6DC1">
      <w:pPr>
        <w:pStyle w:val="ListBullet"/>
      </w:pPr>
      <w:r w:rsidRPr="00EC37E2">
        <w:t>Setting real time clock</w:t>
      </w:r>
    </w:p>
    <w:p w:rsidR="008C6DC1" w:rsidRPr="00EC37E2" w:rsidRDefault="008C6DC1" w:rsidP="008C6DC1">
      <w:pPr>
        <w:pStyle w:val="BodyText"/>
      </w:pPr>
      <w:r w:rsidRPr="00EC37E2">
        <w:t xml:space="preserve">Since no radio resources are activated by the AUBoot, only the drivers to load the COM FPGA and to setup the LTU and the synthesizers are linked </w:t>
      </w:r>
      <w:r w:rsidR="00A0045A">
        <w:t>into this variant of the Radio A</w:t>
      </w:r>
      <w:r w:rsidRPr="00EC37E2">
        <w:t>pplication. AUBoot is the smallest LMC and requires the smallest flash slot.</w:t>
      </w:r>
    </w:p>
    <w:p w:rsidR="008C6DC1" w:rsidRPr="00EC37E2" w:rsidRDefault="008C6DC1" w:rsidP="008C6DC1">
      <w:pPr>
        <w:pStyle w:val="BodyText"/>
      </w:pPr>
      <w:r w:rsidRPr="00EC37E2">
        <w:t>AUBoot is an old concept and originally contained only the XP platform SW. With the advent of PIS, AUBoot might be abandoned, but it requires changes on the client side.</w:t>
      </w:r>
    </w:p>
    <w:p w:rsidR="008C6DC1" w:rsidRPr="00EC37E2" w:rsidRDefault="008C6DC1" w:rsidP="008C6DC1">
      <w:pPr>
        <w:pStyle w:val="Heading2"/>
      </w:pPr>
      <w:bookmarkStart w:id="688" w:name="_Toc361295937"/>
      <w:bookmarkStart w:id="689" w:name="_Toc363737955"/>
      <w:bookmarkStart w:id="690" w:name="_Toc38649737"/>
      <w:r w:rsidRPr="00EC37E2">
        <w:t>Flash</w:t>
      </w:r>
      <w:bookmarkEnd w:id="688"/>
      <w:bookmarkEnd w:id="689"/>
      <w:bookmarkEnd w:id="690"/>
    </w:p>
    <w:p w:rsidR="008C6DC1" w:rsidRPr="00EC37E2" w:rsidRDefault="008C6DC1" w:rsidP="008C6DC1">
      <w:pPr>
        <w:pStyle w:val="BodyText"/>
      </w:pPr>
      <w:r w:rsidRPr="00F36563">
        <w:rPr>
          <w:highlight w:val="yellow"/>
        </w:rPr>
        <w:t>Describes parts: IBoot, Board Parameters, User Area (Production DB, Event Log), AUBoot</w:t>
      </w:r>
      <w:r>
        <w:rPr>
          <w:highlight w:val="yellow"/>
        </w:rPr>
        <w:t xml:space="preserve"> (LMC0), PIS (LMC1), LMC2, LMC3</w:t>
      </w:r>
      <w:r>
        <w:t>?</w:t>
      </w:r>
    </w:p>
    <w:p w:rsidR="008C6DC1" w:rsidRPr="00EC37E2" w:rsidRDefault="008C6DC1" w:rsidP="008C6DC1">
      <w:pPr>
        <w:pStyle w:val="BodyText"/>
      </w:pPr>
      <w:r w:rsidRPr="00EC37E2">
        <w:lastRenderedPageBreak/>
        <w:t xml:space="preserve">Flash is a non-volatile memory that can be erased and reprogrammed. The content of flash is preserved over board restarts and power-off periods. Before a new content can be stored in flash, the old one </w:t>
      </w:r>
      <w:r w:rsidR="001B118E">
        <w:t>is</w:t>
      </w:r>
      <w:r w:rsidRPr="00EC37E2">
        <w:t xml:space="preserve"> erased. Erasing flash is done in blocks of 128 kB and is time-consuming. In the Radio board, flash is used to store the </w:t>
      </w:r>
      <w:r w:rsidR="00FB44D5">
        <w:t xml:space="preserve">Radio Application </w:t>
      </w:r>
      <w:r w:rsidRPr="00EC37E2">
        <w:t xml:space="preserve">and various data. </w:t>
      </w:r>
    </w:p>
    <w:p w:rsidR="008C6DC1" w:rsidRPr="00EC37E2" w:rsidRDefault="008C6DC1" w:rsidP="008C6DC1">
      <w:pPr>
        <w:pStyle w:val="BodyText"/>
      </w:pPr>
      <w:r w:rsidRPr="00EC37E2">
        <w:t>The size of flash, its usage and split into slots</w:t>
      </w:r>
      <w:r>
        <w:t>,</w:t>
      </w:r>
      <w:r w:rsidRPr="00EC37E2">
        <w:t xml:space="preserve"> differ between HW variants, </w:t>
      </w:r>
      <w:r>
        <w:t>and</w:t>
      </w:r>
      <w:r w:rsidRPr="00EC37E2">
        <w:t xml:space="preserve"> Radio platforms. The table below shows</w:t>
      </w:r>
      <w:r>
        <w:t xml:space="preserve"> an example of</w:t>
      </w:r>
      <w:r w:rsidRPr="00EC37E2">
        <w:t xml:space="preserve"> the </w:t>
      </w:r>
      <w:r>
        <w:t xml:space="preserve">flash </w:t>
      </w:r>
      <w:r w:rsidRPr="00EC37E2">
        <w:t xml:space="preserve">usage in Radio Platform 5. More information about flash and its usage, including differences between platforms, may be found in ref. </w:t>
      </w:r>
      <w:r w:rsidRPr="00EC37E2">
        <w:fldChar w:fldCharType="begin"/>
      </w:r>
      <w:r w:rsidRPr="00EC37E2">
        <w:instrText xml:space="preserve"> REF _Ref333319719 \r \h </w:instrText>
      </w:r>
      <w:r w:rsidRPr="00EC37E2">
        <w:instrText xml:space="preserve"> \* MERGEFORMAT </w:instrText>
      </w:r>
      <w:r w:rsidRPr="00EC37E2">
        <w:fldChar w:fldCharType="separate"/>
      </w:r>
      <w:r w:rsidR="006A5469">
        <w:t>[21]</w:t>
      </w:r>
      <w:r w:rsidRPr="00EC37E2">
        <w:fldChar w:fldCharType="end"/>
      </w:r>
      <w:r w:rsidRPr="00EC37E2">
        <w:t xml:space="preserve">, </w:t>
      </w:r>
      <w:r w:rsidRPr="00EC37E2">
        <w:fldChar w:fldCharType="begin"/>
      </w:r>
      <w:r w:rsidRPr="00EC37E2">
        <w:instrText xml:space="preserve"> REF _Ref335230035 \r \h </w:instrText>
      </w:r>
      <w:r w:rsidRPr="00EC37E2">
        <w:instrText xml:space="preserve"> \* MERGEFORMAT </w:instrText>
      </w:r>
      <w:r w:rsidRPr="00EC37E2">
        <w:fldChar w:fldCharType="separate"/>
      </w:r>
      <w:r w:rsidR="006A5469">
        <w:t>[25]</w:t>
      </w:r>
      <w:r w:rsidRPr="00EC37E2">
        <w:fldChar w:fldCharType="end"/>
      </w:r>
      <w:r w:rsidRPr="00EC37E2">
        <w:t xml:space="preserve"> and </w:t>
      </w:r>
      <w:r w:rsidRPr="00EC37E2">
        <w:fldChar w:fldCharType="begin"/>
      </w:r>
      <w:r w:rsidRPr="00EC37E2">
        <w:instrText xml:space="preserve"> REF _Ref335232990 \r \h </w:instrText>
      </w:r>
      <w:r w:rsidRPr="00EC37E2">
        <w:instrText xml:space="preserve"> \* MERGEFORMAT </w:instrText>
      </w:r>
      <w:r w:rsidRPr="00EC37E2">
        <w:fldChar w:fldCharType="separate"/>
      </w:r>
      <w:r w:rsidR="006A5469">
        <w:t>[26]</w:t>
      </w:r>
      <w:r w:rsidRPr="00EC37E2">
        <w:fldChar w:fldCharType="end"/>
      </w:r>
      <w:r w:rsidRPr="00EC37E2">
        <w:t>.</w:t>
      </w:r>
    </w:p>
    <w:p w:rsidR="008C6DC1" w:rsidRPr="00EC37E2" w:rsidRDefault="008C6DC1" w:rsidP="008C6DC1">
      <w:pPr>
        <w:pStyle w:val="BodyText"/>
      </w:pPr>
      <w:r w:rsidRPr="00EC37E2">
        <w:t xml:space="preserve">The </w:t>
      </w:r>
      <w:r>
        <w:t xml:space="preserve">both the </w:t>
      </w:r>
      <w:r w:rsidRPr="00EC37E2">
        <w:t xml:space="preserve">basic SW necessary to </w:t>
      </w:r>
      <w:r>
        <w:t>bring</w:t>
      </w:r>
      <w:r w:rsidRPr="00EC37E2">
        <w:t xml:space="preserve"> the board into operation</w:t>
      </w:r>
      <w:r>
        <w:t>,</w:t>
      </w:r>
      <w:r w:rsidRPr="00EC37E2">
        <w:t xml:space="preserve"> and the production database are downloaded into flash during the manufacturing process and made write-protected. The corresponding flash slots are called </w:t>
      </w:r>
      <w:r w:rsidRPr="00EC37E2">
        <w:rPr>
          <w:i/>
        </w:rPr>
        <w:t>Type 2</w:t>
      </w:r>
      <w:r w:rsidRPr="00EC37E2">
        <w:t xml:space="preserve"> slots. Modification of such </w:t>
      </w:r>
      <w:r>
        <w:t xml:space="preserve">type of </w:t>
      </w:r>
      <w:r w:rsidRPr="00EC37E2">
        <w:t xml:space="preserve">slot is treated as a HW change and requires stepping the R-state of the board. Slots which are modified during the normal operation are called </w:t>
      </w:r>
      <w:r w:rsidRPr="00EC37E2">
        <w:rPr>
          <w:i/>
        </w:rPr>
        <w:t>Type 3</w:t>
      </w:r>
      <w:r w:rsidRPr="00EC37E2">
        <w:t>.</w:t>
      </w:r>
    </w:p>
    <w:p w:rsidR="008C6DC1" w:rsidRPr="00EC37E2" w:rsidRDefault="008C6DC1" w:rsidP="008C6DC1">
      <w:pPr>
        <w:pStyle w:val="BodyText"/>
      </w:pPr>
    </w:p>
    <w:tbl>
      <w:tblPr>
        <w:tblW w:w="0" w:type="auto"/>
        <w:tblInd w:w="2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59"/>
        <w:gridCol w:w="851"/>
        <w:gridCol w:w="1731"/>
        <w:gridCol w:w="2572"/>
      </w:tblGrid>
      <w:tr w:rsidR="008C6DC1" w:rsidRPr="00393278" w:rsidTr="00DD41AC">
        <w:tc>
          <w:tcPr>
            <w:tcW w:w="2659" w:type="dxa"/>
            <w:shd w:val="clear" w:color="auto" w:fill="auto"/>
          </w:tcPr>
          <w:p w:rsidR="008C6DC1" w:rsidRPr="00393278" w:rsidRDefault="008C6DC1" w:rsidP="00DD41AC">
            <w:pPr>
              <w:pStyle w:val="BodyText"/>
              <w:ind w:left="0"/>
              <w:rPr>
                <w:b/>
                <w:sz w:val="24"/>
                <w:szCs w:val="24"/>
              </w:rPr>
            </w:pPr>
            <w:r w:rsidRPr="00393278">
              <w:rPr>
                <w:b/>
                <w:sz w:val="24"/>
                <w:szCs w:val="24"/>
              </w:rPr>
              <w:t>Name</w:t>
            </w:r>
          </w:p>
        </w:tc>
        <w:tc>
          <w:tcPr>
            <w:tcW w:w="851" w:type="dxa"/>
            <w:shd w:val="clear" w:color="auto" w:fill="auto"/>
          </w:tcPr>
          <w:p w:rsidR="008C6DC1" w:rsidRPr="00393278" w:rsidRDefault="008C6DC1" w:rsidP="00DD41AC">
            <w:pPr>
              <w:pStyle w:val="BodyText"/>
              <w:ind w:left="0"/>
              <w:rPr>
                <w:b/>
                <w:sz w:val="24"/>
                <w:szCs w:val="24"/>
              </w:rPr>
            </w:pPr>
            <w:r w:rsidRPr="00393278">
              <w:rPr>
                <w:b/>
                <w:sz w:val="24"/>
                <w:szCs w:val="24"/>
              </w:rPr>
              <w:t>Type</w:t>
            </w:r>
          </w:p>
        </w:tc>
        <w:tc>
          <w:tcPr>
            <w:tcW w:w="1731" w:type="dxa"/>
            <w:shd w:val="clear" w:color="auto" w:fill="auto"/>
          </w:tcPr>
          <w:p w:rsidR="008C6DC1" w:rsidRPr="00393278" w:rsidRDefault="008C6DC1" w:rsidP="00DD41AC">
            <w:pPr>
              <w:pStyle w:val="BodyText"/>
              <w:ind w:left="0"/>
              <w:rPr>
                <w:b/>
                <w:sz w:val="24"/>
                <w:szCs w:val="24"/>
              </w:rPr>
            </w:pPr>
            <w:r w:rsidRPr="00393278">
              <w:rPr>
                <w:b/>
                <w:sz w:val="24"/>
                <w:szCs w:val="24"/>
              </w:rPr>
              <w:t>Provider</w:t>
            </w:r>
          </w:p>
        </w:tc>
        <w:tc>
          <w:tcPr>
            <w:tcW w:w="2572" w:type="dxa"/>
            <w:shd w:val="clear" w:color="auto" w:fill="auto"/>
          </w:tcPr>
          <w:p w:rsidR="008C6DC1" w:rsidRPr="00393278" w:rsidRDefault="008C6DC1" w:rsidP="00DD41AC">
            <w:pPr>
              <w:pStyle w:val="BodyText"/>
              <w:ind w:left="0"/>
              <w:rPr>
                <w:b/>
                <w:sz w:val="24"/>
                <w:szCs w:val="24"/>
              </w:rPr>
            </w:pPr>
            <w:r w:rsidRPr="00393278">
              <w:rPr>
                <w:b/>
                <w:sz w:val="24"/>
                <w:szCs w:val="24"/>
              </w:rPr>
              <w:t>Comment</w:t>
            </w:r>
          </w:p>
        </w:tc>
      </w:tr>
      <w:tr w:rsidR="008C6DC1" w:rsidRPr="00393278" w:rsidTr="00DD41AC">
        <w:tc>
          <w:tcPr>
            <w:tcW w:w="2659" w:type="dxa"/>
            <w:shd w:val="clear" w:color="auto" w:fill="auto"/>
          </w:tcPr>
          <w:p w:rsidR="008C6DC1" w:rsidRPr="00393278" w:rsidRDefault="008C6DC1" w:rsidP="00DD41AC">
            <w:pPr>
              <w:pStyle w:val="BodyText"/>
              <w:ind w:left="0"/>
            </w:pPr>
            <w:r w:rsidRPr="00393278">
              <w:t>LMC0, AUBoot</w:t>
            </w:r>
          </w:p>
        </w:tc>
        <w:tc>
          <w:tcPr>
            <w:tcW w:w="851" w:type="dxa"/>
            <w:shd w:val="clear" w:color="auto" w:fill="auto"/>
          </w:tcPr>
          <w:p w:rsidR="008C6DC1" w:rsidRPr="00393278" w:rsidRDefault="008C6DC1" w:rsidP="00DD41AC">
            <w:pPr>
              <w:pStyle w:val="BodyText"/>
              <w:ind w:left="0"/>
              <w:jc w:val="center"/>
            </w:pPr>
            <w:r w:rsidRPr="00393278">
              <w:t>2</w:t>
            </w:r>
          </w:p>
        </w:tc>
        <w:tc>
          <w:tcPr>
            <w:tcW w:w="1731" w:type="dxa"/>
            <w:shd w:val="clear" w:color="auto" w:fill="auto"/>
          </w:tcPr>
          <w:p w:rsidR="008C6DC1" w:rsidRPr="00393278" w:rsidRDefault="008C6DC1" w:rsidP="00DD41AC">
            <w:pPr>
              <w:pStyle w:val="BodyText"/>
              <w:ind w:left="0"/>
            </w:pPr>
            <w:r w:rsidRPr="00393278">
              <w:t>Radio appl.</w:t>
            </w:r>
          </w:p>
        </w:tc>
        <w:tc>
          <w:tcPr>
            <w:tcW w:w="2572" w:type="dxa"/>
            <w:shd w:val="clear" w:color="auto" w:fill="auto"/>
          </w:tcPr>
          <w:p w:rsidR="008C6DC1" w:rsidRPr="00393278" w:rsidRDefault="008C6DC1" w:rsidP="00DD41AC">
            <w:pPr>
              <w:pStyle w:val="BodyText"/>
              <w:ind w:left="0"/>
            </w:pPr>
            <w:r w:rsidRPr="00393278">
              <w:t xml:space="preserve">See ch. </w:t>
            </w:r>
            <w:r w:rsidRPr="00393278">
              <w:fldChar w:fldCharType="begin"/>
            </w:r>
            <w:r w:rsidRPr="00393278">
              <w:instrText xml:space="preserve"> REF _Ref335309860 \r \h </w:instrText>
            </w:r>
            <w:r w:rsidRPr="00393278">
              <w:instrText xml:space="preserve"> \* MERGEFORMAT </w:instrText>
            </w:r>
            <w:r w:rsidRPr="00393278">
              <w:fldChar w:fldCharType="separate"/>
            </w:r>
            <w:r w:rsidR="006A5469" w:rsidRPr="00393278">
              <w:t>8.2</w:t>
            </w:r>
            <w:r w:rsidRPr="00393278">
              <w:fldChar w:fldCharType="end"/>
            </w:r>
          </w:p>
        </w:tc>
      </w:tr>
      <w:tr w:rsidR="008C6DC1" w:rsidRPr="00393278" w:rsidTr="00DD41AC">
        <w:tc>
          <w:tcPr>
            <w:tcW w:w="2659" w:type="dxa"/>
            <w:shd w:val="clear" w:color="auto" w:fill="auto"/>
          </w:tcPr>
          <w:p w:rsidR="008C6DC1" w:rsidRPr="00393278" w:rsidRDefault="008C6DC1" w:rsidP="00DD41AC">
            <w:pPr>
              <w:pStyle w:val="BodyText"/>
              <w:ind w:left="0"/>
            </w:pPr>
            <w:r w:rsidRPr="00393278">
              <w:t>LMC1 - PIS</w:t>
            </w:r>
          </w:p>
        </w:tc>
        <w:tc>
          <w:tcPr>
            <w:tcW w:w="851" w:type="dxa"/>
            <w:shd w:val="clear" w:color="auto" w:fill="auto"/>
          </w:tcPr>
          <w:p w:rsidR="008C6DC1" w:rsidRPr="00393278" w:rsidRDefault="008C6DC1" w:rsidP="00DD41AC">
            <w:pPr>
              <w:pStyle w:val="BodyText"/>
              <w:ind w:left="0"/>
              <w:jc w:val="center"/>
            </w:pPr>
            <w:r w:rsidRPr="00393278">
              <w:t>2</w:t>
            </w:r>
          </w:p>
        </w:tc>
        <w:tc>
          <w:tcPr>
            <w:tcW w:w="1731" w:type="dxa"/>
            <w:shd w:val="clear" w:color="auto" w:fill="auto"/>
          </w:tcPr>
          <w:p w:rsidR="008C6DC1" w:rsidRPr="00393278" w:rsidRDefault="008C6DC1" w:rsidP="00DD41AC">
            <w:pPr>
              <w:pStyle w:val="BodyText"/>
              <w:ind w:left="0"/>
            </w:pPr>
            <w:r w:rsidRPr="00393278">
              <w:t>Radio appl.</w:t>
            </w:r>
          </w:p>
        </w:tc>
        <w:tc>
          <w:tcPr>
            <w:tcW w:w="2572" w:type="dxa"/>
            <w:shd w:val="clear" w:color="auto" w:fill="auto"/>
          </w:tcPr>
          <w:p w:rsidR="008C6DC1" w:rsidRPr="00393278" w:rsidRDefault="008C6DC1" w:rsidP="00DD41AC">
            <w:pPr>
              <w:pStyle w:val="BodyText"/>
              <w:ind w:left="0"/>
            </w:pPr>
            <w:r w:rsidRPr="00393278">
              <w:t xml:space="preserve">See ch. </w:t>
            </w:r>
            <w:r w:rsidRPr="00393278">
              <w:fldChar w:fldCharType="begin"/>
            </w:r>
            <w:r w:rsidRPr="00393278">
              <w:instrText xml:space="preserve"> REF _Ref335309860 \r \h </w:instrText>
            </w:r>
            <w:r w:rsidRPr="00393278">
              <w:instrText xml:space="preserve"> \* MERGEFORMAT </w:instrText>
            </w:r>
            <w:r w:rsidRPr="00393278">
              <w:fldChar w:fldCharType="separate"/>
            </w:r>
            <w:r w:rsidR="006A5469" w:rsidRPr="00393278">
              <w:t>8.2</w:t>
            </w:r>
            <w:r w:rsidRPr="00393278">
              <w:fldChar w:fldCharType="end"/>
            </w:r>
          </w:p>
        </w:tc>
      </w:tr>
      <w:tr w:rsidR="008C6DC1" w:rsidRPr="00393278" w:rsidTr="00DD41AC">
        <w:tc>
          <w:tcPr>
            <w:tcW w:w="2659" w:type="dxa"/>
            <w:shd w:val="clear" w:color="auto" w:fill="auto"/>
          </w:tcPr>
          <w:p w:rsidR="008C6DC1" w:rsidRPr="00393278" w:rsidRDefault="008C6DC1" w:rsidP="00DD41AC">
            <w:pPr>
              <w:pStyle w:val="BodyText"/>
              <w:ind w:left="0"/>
            </w:pPr>
            <w:r w:rsidRPr="00393278">
              <w:t xml:space="preserve">LMC2 – </w:t>
            </w:r>
            <w:r w:rsidR="00FB44D5" w:rsidRPr="00393278">
              <w:t xml:space="preserve">Radio Application </w:t>
            </w:r>
            <w:r w:rsidRPr="00393278">
              <w:t>1</w:t>
            </w:r>
          </w:p>
        </w:tc>
        <w:tc>
          <w:tcPr>
            <w:tcW w:w="851" w:type="dxa"/>
            <w:shd w:val="clear" w:color="auto" w:fill="auto"/>
          </w:tcPr>
          <w:p w:rsidR="008C6DC1" w:rsidRPr="00393278" w:rsidRDefault="008C6DC1" w:rsidP="00DD41AC">
            <w:pPr>
              <w:pStyle w:val="BodyText"/>
              <w:ind w:left="0"/>
              <w:jc w:val="center"/>
            </w:pPr>
            <w:r w:rsidRPr="00393278">
              <w:t>3</w:t>
            </w:r>
          </w:p>
        </w:tc>
        <w:tc>
          <w:tcPr>
            <w:tcW w:w="1731" w:type="dxa"/>
            <w:shd w:val="clear" w:color="auto" w:fill="auto"/>
          </w:tcPr>
          <w:p w:rsidR="008C6DC1" w:rsidRPr="00393278" w:rsidRDefault="008C6DC1" w:rsidP="00DD41AC">
            <w:pPr>
              <w:pStyle w:val="BodyText"/>
              <w:ind w:left="0"/>
            </w:pPr>
            <w:r w:rsidRPr="00393278">
              <w:t>Radio appl.</w:t>
            </w:r>
          </w:p>
        </w:tc>
        <w:tc>
          <w:tcPr>
            <w:tcW w:w="2572" w:type="dxa"/>
            <w:shd w:val="clear" w:color="auto" w:fill="auto"/>
          </w:tcPr>
          <w:p w:rsidR="008C6DC1" w:rsidRPr="00393278" w:rsidRDefault="008C6DC1" w:rsidP="00DD41AC">
            <w:pPr>
              <w:pStyle w:val="BodyText"/>
              <w:ind w:left="0"/>
            </w:pPr>
            <w:r w:rsidRPr="00393278">
              <w:t xml:space="preserve">See ch. </w:t>
            </w:r>
            <w:r w:rsidRPr="00393278">
              <w:fldChar w:fldCharType="begin"/>
            </w:r>
            <w:r w:rsidRPr="00393278">
              <w:instrText xml:space="preserve"> REF _Ref335309860 \r \h </w:instrText>
            </w:r>
            <w:r w:rsidRPr="00393278">
              <w:instrText xml:space="preserve"> \* MERGEFORMAT </w:instrText>
            </w:r>
            <w:r w:rsidRPr="00393278">
              <w:fldChar w:fldCharType="separate"/>
            </w:r>
            <w:r w:rsidR="006A5469" w:rsidRPr="00393278">
              <w:t>8.2</w:t>
            </w:r>
            <w:r w:rsidRPr="00393278">
              <w:fldChar w:fldCharType="end"/>
            </w:r>
          </w:p>
        </w:tc>
      </w:tr>
      <w:tr w:rsidR="008C6DC1" w:rsidRPr="00393278" w:rsidTr="00DD41AC">
        <w:tc>
          <w:tcPr>
            <w:tcW w:w="2659" w:type="dxa"/>
            <w:shd w:val="clear" w:color="auto" w:fill="auto"/>
          </w:tcPr>
          <w:p w:rsidR="008C6DC1" w:rsidRPr="00393278" w:rsidRDefault="008C6DC1" w:rsidP="00DD41AC">
            <w:pPr>
              <w:pStyle w:val="BodyText"/>
              <w:ind w:left="0"/>
            </w:pPr>
            <w:r w:rsidRPr="00393278">
              <w:t xml:space="preserve">LMC3 – </w:t>
            </w:r>
            <w:r w:rsidR="00FB44D5" w:rsidRPr="00393278">
              <w:t xml:space="preserve">Radio Application </w:t>
            </w:r>
            <w:r w:rsidRPr="00393278">
              <w:t>2</w:t>
            </w:r>
          </w:p>
        </w:tc>
        <w:tc>
          <w:tcPr>
            <w:tcW w:w="851" w:type="dxa"/>
            <w:shd w:val="clear" w:color="auto" w:fill="auto"/>
          </w:tcPr>
          <w:p w:rsidR="008C6DC1" w:rsidRPr="00393278" w:rsidRDefault="008C6DC1" w:rsidP="00DD41AC">
            <w:pPr>
              <w:pStyle w:val="BodyText"/>
              <w:ind w:left="0"/>
              <w:jc w:val="center"/>
            </w:pPr>
            <w:r w:rsidRPr="00393278">
              <w:t>3</w:t>
            </w:r>
          </w:p>
        </w:tc>
        <w:tc>
          <w:tcPr>
            <w:tcW w:w="1731" w:type="dxa"/>
            <w:shd w:val="clear" w:color="auto" w:fill="auto"/>
          </w:tcPr>
          <w:p w:rsidR="008C6DC1" w:rsidRPr="00393278" w:rsidRDefault="008C6DC1" w:rsidP="00DD41AC">
            <w:pPr>
              <w:pStyle w:val="BodyText"/>
              <w:ind w:left="0"/>
            </w:pPr>
            <w:r w:rsidRPr="00393278">
              <w:t>Radio appl.</w:t>
            </w:r>
          </w:p>
        </w:tc>
        <w:tc>
          <w:tcPr>
            <w:tcW w:w="2572" w:type="dxa"/>
            <w:shd w:val="clear" w:color="auto" w:fill="auto"/>
          </w:tcPr>
          <w:p w:rsidR="008C6DC1" w:rsidRPr="00393278" w:rsidRDefault="008C6DC1" w:rsidP="00DD41AC">
            <w:pPr>
              <w:pStyle w:val="BodyText"/>
              <w:ind w:left="0"/>
            </w:pPr>
            <w:r w:rsidRPr="00393278">
              <w:t xml:space="preserve">See ch. </w:t>
            </w:r>
            <w:r w:rsidRPr="00393278">
              <w:fldChar w:fldCharType="begin"/>
            </w:r>
            <w:r w:rsidRPr="00393278">
              <w:instrText xml:space="preserve"> REF _Ref335309860 \r \h </w:instrText>
            </w:r>
            <w:r w:rsidRPr="00393278">
              <w:instrText xml:space="preserve"> \* MERGEFORMAT </w:instrText>
            </w:r>
            <w:r w:rsidRPr="00393278">
              <w:fldChar w:fldCharType="separate"/>
            </w:r>
            <w:r w:rsidR="006A5469" w:rsidRPr="00393278">
              <w:t>8.2</w:t>
            </w:r>
            <w:r w:rsidRPr="00393278">
              <w:fldChar w:fldCharType="end"/>
            </w:r>
          </w:p>
        </w:tc>
      </w:tr>
      <w:tr w:rsidR="008C6DC1" w:rsidRPr="00393278" w:rsidTr="00DD41AC">
        <w:tc>
          <w:tcPr>
            <w:tcW w:w="2659" w:type="dxa"/>
            <w:shd w:val="clear" w:color="auto" w:fill="auto"/>
          </w:tcPr>
          <w:p w:rsidR="008C6DC1" w:rsidRPr="00393278" w:rsidRDefault="008C6DC1" w:rsidP="00DD41AC">
            <w:pPr>
              <w:pStyle w:val="BodyText"/>
              <w:ind w:left="0"/>
            </w:pPr>
            <w:r w:rsidRPr="00393278">
              <w:t>Event Log</w:t>
            </w:r>
          </w:p>
        </w:tc>
        <w:tc>
          <w:tcPr>
            <w:tcW w:w="851" w:type="dxa"/>
            <w:shd w:val="clear" w:color="auto" w:fill="auto"/>
          </w:tcPr>
          <w:p w:rsidR="008C6DC1" w:rsidRPr="00393278" w:rsidRDefault="008C6DC1" w:rsidP="00DD41AC">
            <w:pPr>
              <w:pStyle w:val="BodyText"/>
              <w:ind w:left="0"/>
              <w:jc w:val="center"/>
            </w:pPr>
            <w:r w:rsidRPr="00393278">
              <w:t>3</w:t>
            </w:r>
          </w:p>
        </w:tc>
        <w:tc>
          <w:tcPr>
            <w:tcW w:w="1731" w:type="dxa"/>
            <w:shd w:val="clear" w:color="auto" w:fill="auto"/>
          </w:tcPr>
          <w:p w:rsidR="008C6DC1" w:rsidRPr="00393278" w:rsidRDefault="008C6DC1" w:rsidP="00DD41AC">
            <w:pPr>
              <w:pStyle w:val="BodyText"/>
              <w:ind w:left="0"/>
            </w:pPr>
            <w:r w:rsidRPr="00393278">
              <w:t>Radio appl.</w:t>
            </w:r>
          </w:p>
        </w:tc>
        <w:tc>
          <w:tcPr>
            <w:tcW w:w="2572" w:type="dxa"/>
            <w:shd w:val="clear" w:color="auto" w:fill="auto"/>
          </w:tcPr>
          <w:p w:rsidR="008C6DC1" w:rsidRPr="00393278" w:rsidRDefault="008C6DC1" w:rsidP="00DD41AC">
            <w:pPr>
              <w:pStyle w:val="BodyText"/>
              <w:ind w:left="0"/>
            </w:pPr>
            <w:r w:rsidRPr="00393278">
              <w:t>See below</w:t>
            </w:r>
          </w:p>
        </w:tc>
      </w:tr>
      <w:tr w:rsidR="008C6DC1" w:rsidRPr="00393278" w:rsidTr="00DD41AC">
        <w:tc>
          <w:tcPr>
            <w:tcW w:w="2659" w:type="dxa"/>
            <w:shd w:val="clear" w:color="auto" w:fill="auto"/>
          </w:tcPr>
          <w:p w:rsidR="008C6DC1" w:rsidRPr="00393278" w:rsidRDefault="008C6DC1" w:rsidP="00DD41AC">
            <w:pPr>
              <w:pStyle w:val="BodyText"/>
              <w:ind w:left="0"/>
            </w:pPr>
            <w:r w:rsidRPr="00393278">
              <w:t>Production Database</w:t>
            </w:r>
          </w:p>
        </w:tc>
        <w:tc>
          <w:tcPr>
            <w:tcW w:w="851" w:type="dxa"/>
            <w:shd w:val="clear" w:color="auto" w:fill="auto"/>
          </w:tcPr>
          <w:p w:rsidR="008C6DC1" w:rsidRPr="00393278" w:rsidRDefault="008C6DC1" w:rsidP="00DD41AC">
            <w:pPr>
              <w:pStyle w:val="BodyText"/>
              <w:ind w:left="0"/>
              <w:jc w:val="center"/>
            </w:pPr>
            <w:r w:rsidRPr="00393278">
              <w:t>2</w:t>
            </w:r>
          </w:p>
        </w:tc>
        <w:tc>
          <w:tcPr>
            <w:tcW w:w="1731" w:type="dxa"/>
            <w:shd w:val="clear" w:color="auto" w:fill="auto"/>
          </w:tcPr>
          <w:p w:rsidR="008C6DC1" w:rsidRPr="00393278" w:rsidRDefault="008C6DC1" w:rsidP="00DD41AC">
            <w:pPr>
              <w:pStyle w:val="BodyText"/>
              <w:ind w:left="0"/>
            </w:pPr>
            <w:r w:rsidRPr="00393278">
              <w:t>Factory</w:t>
            </w:r>
          </w:p>
        </w:tc>
        <w:tc>
          <w:tcPr>
            <w:tcW w:w="2572" w:type="dxa"/>
            <w:shd w:val="clear" w:color="auto" w:fill="auto"/>
          </w:tcPr>
          <w:p w:rsidR="008C6DC1" w:rsidRPr="00393278" w:rsidRDefault="008C6DC1" w:rsidP="00DD41AC">
            <w:pPr>
              <w:pStyle w:val="BodyText"/>
              <w:ind w:left="0"/>
            </w:pPr>
            <w:r w:rsidRPr="00393278">
              <w:t xml:space="preserve">See ch. </w:t>
            </w:r>
            <w:r w:rsidRPr="00393278">
              <w:fldChar w:fldCharType="begin"/>
            </w:r>
            <w:r w:rsidRPr="00393278">
              <w:instrText xml:space="preserve"> REF _Ref335309899 \r \h </w:instrText>
            </w:r>
            <w:r w:rsidRPr="00393278">
              <w:instrText xml:space="preserve"> \* MERGEFORMAT </w:instrText>
            </w:r>
            <w:r w:rsidRPr="00393278">
              <w:fldChar w:fldCharType="separate"/>
            </w:r>
            <w:r w:rsidR="006A5469" w:rsidRPr="00393278">
              <w:t>6.6.1</w:t>
            </w:r>
            <w:r w:rsidRPr="00393278">
              <w:fldChar w:fldCharType="end"/>
            </w:r>
          </w:p>
        </w:tc>
      </w:tr>
      <w:tr w:rsidR="008C6DC1" w:rsidRPr="00393278" w:rsidTr="00DD41AC">
        <w:tc>
          <w:tcPr>
            <w:tcW w:w="2659" w:type="dxa"/>
            <w:shd w:val="clear" w:color="auto" w:fill="auto"/>
          </w:tcPr>
          <w:p w:rsidR="008C6DC1" w:rsidRPr="00393278" w:rsidRDefault="008C6DC1" w:rsidP="00DD41AC">
            <w:pPr>
              <w:pStyle w:val="BodyText"/>
              <w:ind w:left="0"/>
            </w:pPr>
            <w:r w:rsidRPr="00393278">
              <w:t>HW Log</w:t>
            </w:r>
          </w:p>
        </w:tc>
        <w:tc>
          <w:tcPr>
            <w:tcW w:w="851" w:type="dxa"/>
            <w:shd w:val="clear" w:color="auto" w:fill="auto"/>
          </w:tcPr>
          <w:p w:rsidR="008C6DC1" w:rsidRPr="00393278" w:rsidRDefault="008C6DC1" w:rsidP="00DD41AC">
            <w:pPr>
              <w:pStyle w:val="BodyText"/>
              <w:ind w:left="0"/>
              <w:jc w:val="center"/>
            </w:pPr>
            <w:r w:rsidRPr="00393278">
              <w:t>3</w:t>
            </w:r>
          </w:p>
        </w:tc>
        <w:tc>
          <w:tcPr>
            <w:tcW w:w="1731" w:type="dxa"/>
            <w:shd w:val="clear" w:color="auto" w:fill="auto"/>
          </w:tcPr>
          <w:p w:rsidR="008C6DC1" w:rsidRPr="00393278" w:rsidRDefault="008C6DC1" w:rsidP="00DD41AC">
            <w:pPr>
              <w:pStyle w:val="BodyText"/>
              <w:ind w:left="0"/>
            </w:pPr>
            <w:r w:rsidRPr="00393278">
              <w:t>Radio appl.</w:t>
            </w:r>
          </w:p>
        </w:tc>
        <w:tc>
          <w:tcPr>
            <w:tcW w:w="2572" w:type="dxa"/>
            <w:shd w:val="clear" w:color="auto" w:fill="auto"/>
          </w:tcPr>
          <w:p w:rsidR="008C6DC1" w:rsidRPr="00393278" w:rsidRDefault="008C6DC1" w:rsidP="00DD41AC">
            <w:pPr>
              <w:pStyle w:val="BodyText"/>
              <w:ind w:left="0"/>
            </w:pPr>
            <w:r w:rsidRPr="00393278">
              <w:t>See below</w:t>
            </w:r>
          </w:p>
        </w:tc>
      </w:tr>
      <w:tr w:rsidR="008C6DC1" w:rsidRPr="00393278" w:rsidTr="00DD41AC">
        <w:tc>
          <w:tcPr>
            <w:tcW w:w="2659" w:type="dxa"/>
            <w:shd w:val="clear" w:color="auto" w:fill="auto"/>
          </w:tcPr>
          <w:p w:rsidR="008C6DC1" w:rsidRPr="00393278" w:rsidRDefault="008C6DC1" w:rsidP="00DD41AC">
            <w:pPr>
              <w:pStyle w:val="BodyText"/>
              <w:ind w:left="0"/>
            </w:pPr>
            <w:r w:rsidRPr="00393278">
              <w:t>Board Parameters</w:t>
            </w:r>
          </w:p>
        </w:tc>
        <w:tc>
          <w:tcPr>
            <w:tcW w:w="851" w:type="dxa"/>
            <w:shd w:val="clear" w:color="auto" w:fill="auto"/>
          </w:tcPr>
          <w:p w:rsidR="008C6DC1" w:rsidRPr="00393278" w:rsidRDefault="008C6DC1" w:rsidP="00DD41AC">
            <w:pPr>
              <w:pStyle w:val="BodyText"/>
              <w:ind w:left="0"/>
              <w:jc w:val="center"/>
            </w:pPr>
            <w:r w:rsidRPr="00393278">
              <w:t>2</w:t>
            </w:r>
          </w:p>
        </w:tc>
        <w:tc>
          <w:tcPr>
            <w:tcW w:w="1731" w:type="dxa"/>
            <w:shd w:val="clear" w:color="auto" w:fill="auto"/>
          </w:tcPr>
          <w:p w:rsidR="008C6DC1" w:rsidRPr="00393278" w:rsidRDefault="008C6DC1" w:rsidP="00DD41AC">
            <w:pPr>
              <w:pStyle w:val="BodyText"/>
              <w:ind w:left="0"/>
            </w:pPr>
            <w:r w:rsidRPr="00393278">
              <w:t>XPP</w:t>
            </w:r>
          </w:p>
        </w:tc>
        <w:tc>
          <w:tcPr>
            <w:tcW w:w="2572" w:type="dxa"/>
            <w:shd w:val="clear" w:color="auto" w:fill="auto"/>
          </w:tcPr>
          <w:p w:rsidR="008C6DC1" w:rsidRPr="00393278" w:rsidRDefault="008C6DC1" w:rsidP="00DD41AC">
            <w:pPr>
              <w:pStyle w:val="BodyText"/>
              <w:ind w:left="0"/>
            </w:pPr>
            <w:r w:rsidRPr="00393278">
              <w:t xml:space="preserve">See ch. </w:t>
            </w:r>
            <w:r w:rsidRPr="00393278">
              <w:fldChar w:fldCharType="begin"/>
            </w:r>
            <w:r w:rsidRPr="00393278">
              <w:instrText xml:space="preserve"> REF _Ref335227227 \r \h </w:instrText>
            </w:r>
            <w:r w:rsidRPr="00393278">
              <w:instrText xml:space="preserve"> \* MERGEFORMAT </w:instrText>
            </w:r>
            <w:r w:rsidRPr="00393278">
              <w:fldChar w:fldCharType="separate"/>
            </w:r>
            <w:r w:rsidR="006A5469" w:rsidRPr="00393278">
              <w:t>8.3.1</w:t>
            </w:r>
            <w:r w:rsidRPr="00393278">
              <w:fldChar w:fldCharType="end"/>
            </w:r>
          </w:p>
        </w:tc>
      </w:tr>
      <w:tr w:rsidR="008C6DC1" w:rsidRPr="00393278" w:rsidTr="00DD41AC">
        <w:tc>
          <w:tcPr>
            <w:tcW w:w="2659" w:type="dxa"/>
            <w:shd w:val="clear" w:color="auto" w:fill="auto"/>
          </w:tcPr>
          <w:p w:rsidR="008C6DC1" w:rsidRPr="00393278" w:rsidRDefault="008C6DC1" w:rsidP="00DD41AC">
            <w:pPr>
              <w:pStyle w:val="BodyText"/>
              <w:ind w:left="0"/>
            </w:pPr>
            <w:r w:rsidRPr="00393278">
              <w:t>Node Identity</w:t>
            </w:r>
          </w:p>
        </w:tc>
        <w:tc>
          <w:tcPr>
            <w:tcW w:w="851" w:type="dxa"/>
            <w:shd w:val="clear" w:color="auto" w:fill="auto"/>
          </w:tcPr>
          <w:p w:rsidR="008C6DC1" w:rsidRPr="00393278" w:rsidRDefault="008C6DC1" w:rsidP="00DD41AC">
            <w:pPr>
              <w:pStyle w:val="BodyText"/>
              <w:ind w:left="0"/>
              <w:jc w:val="center"/>
            </w:pPr>
            <w:r w:rsidRPr="00393278">
              <w:t>3</w:t>
            </w:r>
          </w:p>
        </w:tc>
        <w:tc>
          <w:tcPr>
            <w:tcW w:w="1731" w:type="dxa"/>
            <w:shd w:val="clear" w:color="auto" w:fill="auto"/>
          </w:tcPr>
          <w:p w:rsidR="008C6DC1" w:rsidRPr="00393278" w:rsidRDefault="008C6DC1" w:rsidP="00DD41AC">
            <w:pPr>
              <w:pStyle w:val="BodyText"/>
              <w:ind w:left="0"/>
            </w:pPr>
            <w:r w:rsidRPr="00393278">
              <w:t>XPP</w:t>
            </w:r>
          </w:p>
        </w:tc>
        <w:tc>
          <w:tcPr>
            <w:tcW w:w="2572" w:type="dxa"/>
            <w:shd w:val="clear" w:color="auto" w:fill="auto"/>
          </w:tcPr>
          <w:p w:rsidR="008C6DC1" w:rsidRPr="00393278" w:rsidRDefault="008C6DC1" w:rsidP="00DD41AC">
            <w:pPr>
              <w:pStyle w:val="BodyText"/>
              <w:ind w:left="0"/>
            </w:pPr>
            <w:r w:rsidRPr="00393278">
              <w:t>See below</w:t>
            </w:r>
          </w:p>
        </w:tc>
      </w:tr>
      <w:tr w:rsidR="008C6DC1" w:rsidRPr="00393278" w:rsidTr="00DD41AC">
        <w:tc>
          <w:tcPr>
            <w:tcW w:w="2659" w:type="dxa"/>
            <w:shd w:val="clear" w:color="auto" w:fill="auto"/>
          </w:tcPr>
          <w:p w:rsidR="008C6DC1" w:rsidRPr="00393278" w:rsidRDefault="008C6DC1" w:rsidP="00DD41AC">
            <w:pPr>
              <w:pStyle w:val="BodyText"/>
              <w:ind w:left="0"/>
            </w:pPr>
            <w:r w:rsidRPr="00393278">
              <w:t>ABoot</w:t>
            </w:r>
          </w:p>
        </w:tc>
        <w:tc>
          <w:tcPr>
            <w:tcW w:w="851" w:type="dxa"/>
            <w:shd w:val="clear" w:color="auto" w:fill="auto"/>
          </w:tcPr>
          <w:p w:rsidR="008C6DC1" w:rsidRPr="00393278" w:rsidRDefault="008C6DC1" w:rsidP="00DD41AC">
            <w:pPr>
              <w:pStyle w:val="BodyText"/>
              <w:ind w:left="0"/>
              <w:jc w:val="center"/>
            </w:pPr>
            <w:r w:rsidRPr="00393278">
              <w:t>2</w:t>
            </w:r>
          </w:p>
        </w:tc>
        <w:tc>
          <w:tcPr>
            <w:tcW w:w="1731" w:type="dxa"/>
            <w:shd w:val="clear" w:color="auto" w:fill="auto"/>
          </w:tcPr>
          <w:p w:rsidR="008C6DC1" w:rsidRPr="00393278" w:rsidRDefault="008C6DC1" w:rsidP="00DD41AC">
            <w:pPr>
              <w:pStyle w:val="BodyText"/>
              <w:ind w:left="0"/>
            </w:pPr>
            <w:r w:rsidRPr="00393278">
              <w:t>Radio appl.</w:t>
            </w:r>
          </w:p>
        </w:tc>
        <w:tc>
          <w:tcPr>
            <w:tcW w:w="2572" w:type="dxa"/>
            <w:shd w:val="clear" w:color="auto" w:fill="auto"/>
          </w:tcPr>
          <w:p w:rsidR="008C6DC1" w:rsidRPr="00393278" w:rsidRDefault="008C6DC1" w:rsidP="00DD41AC">
            <w:pPr>
              <w:pStyle w:val="BodyText"/>
              <w:ind w:left="0"/>
            </w:pPr>
            <w:r w:rsidRPr="00393278">
              <w:t>See below</w:t>
            </w:r>
          </w:p>
        </w:tc>
      </w:tr>
      <w:tr w:rsidR="008C6DC1" w:rsidRPr="00393278" w:rsidTr="00DD41AC">
        <w:tc>
          <w:tcPr>
            <w:tcW w:w="2659" w:type="dxa"/>
            <w:shd w:val="clear" w:color="auto" w:fill="auto"/>
          </w:tcPr>
          <w:p w:rsidR="008C6DC1" w:rsidRPr="00393278" w:rsidRDefault="008C6DC1" w:rsidP="00DD41AC">
            <w:pPr>
              <w:pStyle w:val="BodyText"/>
              <w:ind w:left="0"/>
            </w:pPr>
            <w:r w:rsidRPr="00393278">
              <w:t>IBoot</w:t>
            </w:r>
          </w:p>
        </w:tc>
        <w:tc>
          <w:tcPr>
            <w:tcW w:w="851" w:type="dxa"/>
            <w:shd w:val="clear" w:color="auto" w:fill="auto"/>
          </w:tcPr>
          <w:p w:rsidR="008C6DC1" w:rsidRPr="00393278" w:rsidRDefault="008C6DC1" w:rsidP="00DD41AC">
            <w:pPr>
              <w:pStyle w:val="BodyText"/>
              <w:ind w:left="0"/>
              <w:jc w:val="center"/>
            </w:pPr>
            <w:r w:rsidRPr="00393278">
              <w:t>2</w:t>
            </w:r>
          </w:p>
        </w:tc>
        <w:tc>
          <w:tcPr>
            <w:tcW w:w="1731" w:type="dxa"/>
            <w:shd w:val="clear" w:color="auto" w:fill="auto"/>
          </w:tcPr>
          <w:p w:rsidR="008C6DC1" w:rsidRPr="00393278" w:rsidRDefault="008C6DC1" w:rsidP="00DD41AC">
            <w:pPr>
              <w:pStyle w:val="BodyText"/>
              <w:ind w:left="0"/>
            </w:pPr>
            <w:r w:rsidRPr="00393278">
              <w:t>XPP</w:t>
            </w:r>
          </w:p>
        </w:tc>
        <w:tc>
          <w:tcPr>
            <w:tcW w:w="2572" w:type="dxa"/>
            <w:shd w:val="clear" w:color="auto" w:fill="auto"/>
          </w:tcPr>
          <w:p w:rsidR="008C6DC1" w:rsidRPr="00393278" w:rsidRDefault="008C6DC1" w:rsidP="00DD41AC">
            <w:pPr>
              <w:pStyle w:val="BodyText"/>
              <w:ind w:left="0"/>
            </w:pPr>
            <w:r w:rsidRPr="00393278">
              <w:t>See below</w:t>
            </w:r>
          </w:p>
        </w:tc>
      </w:tr>
    </w:tbl>
    <w:p w:rsidR="008C6DC1" w:rsidRPr="00EC37E2" w:rsidRDefault="008C6DC1" w:rsidP="008C6DC1">
      <w:pPr>
        <w:pStyle w:val="BodyText"/>
      </w:pPr>
      <w:r w:rsidRPr="00EC37E2">
        <w:t>The number and size of slots in flash are controlled by the XP platform</w:t>
      </w:r>
      <w:r>
        <w:t xml:space="preserve">, while the </w:t>
      </w:r>
      <w:r w:rsidRPr="00EC37E2">
        <w:t xml:space="preserve">Production Database and the Event Log, which belong to the </w:t>
      </w:r>
      <w:r w:rsidRPr="00EC37E2">
        <w:rPr>
          <w:i/>
        </w:rPr>
        <w:t>user area</w:t>
      </w:r>
      <w:r>
        <w:t xml:space="preserve"> are controlled </w:t>
      </w:r>
      <w:r w:rsidRPr="00EC37E2">
        <w:t xml:space="preserve">by the Radio </w:t>
      </w:r>
      <w:r w:rsidR="00A0045A">
        <w:t>A</w:t>
      </w:r>
      <w:r w:rsidRPr="00EC37E2">
        <w:t>pplication.</w:t>
      </w:r>
    </w:p>
    <w:p w:rsidR="008C6DC1" w:rsidRPr="00EC37E2" w:rsidRDefault="008C6DC1" w:rsidP="008C6DC1">
      <w:pPr>
        <w:pStyle w:val="BodyText"/>
      </w:pPr>
      <w:r w:rsidRPr="00EC37E2">
        <w:lastRenderedPageBreak/>
        <w:t xml:space="preserve">Slots LMC2 and LMC3 </w:t>
      </w:r>
      <w:r>
        <w:t>holds</w:t>
      </w:r>
      <w:r w:rsidRPr="00EC37E2">
        <w:t xml:space="preserve"> the </w:t>
      </w:r>
      <w:r w:rsidR="00FB44D5">
        <w:t xml:space="preserve">Radio Application </w:t>
      </w:r>
      <w:r w:rsidRPr="00EC37E2">
        <w:t xml:space="preserve">downloaded from the DU. One of these slots is overwritten with </w:t>
      </w:r>
      <w:r>
        <w:t xml:space="preserve">the </w:t>
      </w:r>
      <w:r w:rsidRPr="00EC37E2">
        <w:t xml:space="preserve">new SW during the RBS upgrade process while the other one is preserved as a fallback </w:t>
      </w:r>
      <w:r>
        <w:t>in case</w:t>
      </w:r>
      <w:r w:rsidRPr="00EC37E2">
        <w:t xml:space="preserve"> the RBS upgrade fails.</w:t>
      </w:r>
    </w:p>
    <w:p w:rsidR="008C6DC1" w:rsidRPr="00EC37E2" w:rsidRDefault="008C6DC1" w:rsidP="008C6DC1">
      <w:pPr>
        <w:pStyle w:val="BodyText"/>
      </w:pPr>
      <w:r w:rsidRPr="00CA586E">
        <w:rPr>
          <w:b/>
        </w:rPr>
        <w:t>The Event Log</w:t>
      </w:r>
      <w:r w:rsidRPr="00EC37E2">
        <w:t xml:space="preserve"> contains persistent trace of important events in the unit such as board restart, client connection or rejecting a client request. It is mainly used for trouble-shooting. The Event Log is organized as a circular buffer with new entries overwriting the oldest ones when the log gets full.</w:t>
      </w:r>
    </w:p>
    <w:p w:rsidR="008C6DC1" w:rsidRPr="00EC37E2" w:rsidRDefault="008C6DC1" w:rsidP="008C6DC1">
      <w:pPr>
        <w:pStyle w:val="BodyText"/>
      </w:pPr>
      <w:r w:rsidRPr="00CA586E">
        <w:rPr>
          <w:b/>
        </w:rPr>
        <w:t>The HW Log</w:t>
      </w:r>
      <w:r w:rsidRPr="00EC37E2">
        <w:t xml:space="preserve"> contains information about HW faults detected by the board’s supervision functions. After detection of a HW fault, the board is sent to the factory for repair where the HW Log is used to identify the malfunctioning components.</w:t>
      </w:r>
    </w:p>
    <w:p w:rsidR="008C6DC1" w:rsidRPr="00EC37E2" w:rsidRDefault="008C6DC1" w:rsidP="008C6DC1">
      <w:pPr>
        <w:pStyle w:val="BodyText"/>
      </w:pPr>
      <w:r w:rsidRPr="00EC37E2">
        <w:t>The Node Identity is used by WCDMA to store the RBS’s unique identity. It is distributed to all replaceable units within the node to allow for replacement of one or several units without losing the identity. The identity is used in the licensing system: the licenses provided by Ericsson are tied to an individual RBS using its unique id.</w:t>
      </w:r>
    </w:p>
    <w:p w:rsidR="008C6DC1" w:rsidRPr="00EC37E2" w:rsidRDefault="008C6DC1" w:rsidP="008C6DC1">
      <w:pPr>
        <w:pStyle w:val="BodyText"/>
      </w:pPr>
      <w:r>
        <w:t>The IBoot</w:t>
      </w:r>
      <w:r w:rsidRPr="00EC37E2">
        <w:t xml:space="preserve"> </w:t>
      </w:r>
      <w:r>
        <w:t>(Initial Boot)</w:t>
      </w:r>
      <w:r w:rsidRPr="00EC37E2">
        <w:t xml:space="preserve"> is the bootstrap loader initiated at start/restart of the Radio board. It contains the executable binary image, hard-wired at the CPU’s reset vector. IBoot locates and starts one of the LMCs in flash. After cold restart it is LMC0 and after warm restarts one of the others LMCs, selected by the client.</w:t>
      </w:r>
    </w:p>
    <w:p w:rsidR="008C6DC1" w:rsidRPr="00EC37E2" w:rsidRDefault="008C6DC1" w:rsidP="008C6DC1">
      <w:pPr>
        <w:pStyle w:val="BodyText"/>
      </w:pPr>
      <w:r>
        <w:t>The ABoot (Application Boot)</w:t>
      </w:r>
      <w:r w:rsidRPr="00EC37E2">
        <w:t xml:space="preserve"> if exists, is called from the IBoot early during the board start-up. It is used to initialize HW components controlled by the Radio </w:t>
      </w:r>
      <w:r w:rsidR="00A0045A">
        <w:t>A</w:t>
      </w:r>
      <w:r w:rsidRPr="00EC37E2">
        <w:t>pplication. The ABoot is seldom used because the HW reset is distributed to all the components and sets them into idle states. Sometimes, however, early initialization using SW is necessary, e.g. to avoid spurious transmission, and it is implemented with ABoot.</w:t>
      </w:r>
    </w:p>
    <w:p w:rsidR="008C6DC1" w:rsidRPr="00EC37E2" w:rsidRDefault="008C6DC1" w:rsidP="008C6DC1">
      <w:pPr>
        <w:pStyle w:val="Heading3"/>
      </w:pPr>
      <w:bookmarkStart w:id="691" w:name="_Toc335141924"/>
      <w:bookmarkStart w:id="692" w:name="_Ref335227227"/>
      <w:r w:rsidRPr="00EC37E2">
        <w:t>Board parameters</w:t>
      </w:r>
      <w:bookmarkEnd w:id="692"/>
    </w:p>
    <w:p w:rsidR="008C6DC1" w:rsidRPr="00EC37E2" w:rsidRDefault="008C6DC1" w:rsidP="008C6DC1">
      <w:pPr>
        <w:pStyle w:val="BodyText"/>
      </w:pPr>
      <w:r w:rsidRPr="00EC37E2">
        <w:t xml:space="preserve">The board parameters is a collection of persistent, board-specific parameters maintained by the XP platform in a dedicated flash area, see ref. </w:t>
      </w:r>
      <w:r w:rsidRPr="00EC37E2">
        <w:fldChar w:fldCharType="begin"/>
      </w:r>
      <w:r w:rsidRPr="00EC37E2">
        <w:instrText xml:space="preserve"> REF _Ref333319719 \n \h </w:instrText>
      </w:r>
      <w:r w:rsidRPr="00EC37E2">
        <w:instrText xml:space="preserve"> \* MERGEFORMAT </w:instrText>
      </w:r>
      <w:r w:rsidRPr="00EC37E2">
        <w:fldChar w:fldCharType="separate"/>
      </w:r>
      <w:r w:rsidR="006A5469">
        <w:t>[21]</w:t>
      </w:r>
      <w:r w:rsidRPr="00EC37E2">
        <w:fldChar w:fldCharType="end"/>
      </w:r>
      <w:r w:rsidRPr="00EC37E2">
        <w:t xml:space="preserve">. The parameters are read by the XP platform and presented to the Radio </w:t>
      </w:r>
      <w:r w:rsidR="00A0045A">
        <w:t>A</w:t>
      </w:r>
      <w:r w:rsidRPr="00EC37E2">
        <w:t xml:space="preserve">pplication as environment variables. Board parameters play a similar role for the XP platform as the database plays for the Radio </w:t>
      </w:r>
      <w:r w:rsidR="00A0045A">
        <w:t>A</w:t>
      </w:r>
      <w:r w:rsidRPr="00EC37E2">
        <w:t>pplication.</w:t>
      </w:r>
    </w:p>
    <w:p w:rsidR="008C6DC1" w:rsidRPr="00EC37E2" w:rsidRDefault="008C6DC1" w:rsidP="008C6DC1">
      <w:pPr>
        <w:pStyle w:val="BodyText"/>
      </w:pPr>
      <w:r w:rsidRPr="00EC37E2">
        <w:t xml:space="preserve">The XP platform uses the majority of the board parameters to control the communication buses General I/O, HDLC and I2C. Other parameters describe the layout of flash. </w:t>
      </w:r>
      <w:r>
        <w:t>T</w:t>
      </w:r>
      <w:r w:rsidR="00A0045A">
        <w:t>he Radio A</w:t>
      </w:r>
      <w:r w:rsidRPr="00EC37E2">
        <w:t>pplication uses only the address of the user area in flash</w:t>
      </w:r>
      <w:r>
        <w:t xml:space="preserve"> from</w:t>
      </w:r>
      <w:r w:rsidRPr="00EC37E2">
        <w:t xml:space="preserve"> this group.</w:t>
      </w:r>
    </w:p>
    <w:p w:rsidR="008C6DC1" w:rsidRPr="00EC37E2" w:rsidRDefault="008C6DC1" w:rsidP="008C6DC1">
      <w:pPr>
        <w:pStyle w:val="BodyText"/>
      </w:pPr>
      <w:r>
        <w:t>A</w:t>
      </w:r>
      <w:r w:rsidRPr="00EC37E2">
        <w:t xml:space="preserve">nother group of parameters maintains the board’s product number, R-state, name, production date and </w:t>
      </w:r>
      <w:r w:rsidR="00A0045A">
        <w:t>serial number. The Radio A</w:t>
      </w:r>
      <w:r w:rsidRPr="00EC37E2">
        <w:t>pplication passes these parameters to the client during the start-up handshake and uses them in traces</w:t>
      </w:r>
      <w:bookmarkEnd w:id="691"/>
      <w:r w:rsidRPr="00EC37E2">
        <w:t>.</w:t>
      </w:r>
    </w:p>
    <w:p w:rsidR="008C6DC1" w:rsidRPr="00EC37E2" w:rsidRDefault="008C6DC1" w:rsidP="008C6DC1">
      <w:pPr>
        <w:pStyle w:val="Heading2"/>
      </w:pPr>
      <w:bookmarkStart w:id="693" w:name="_Toc361295938"/>
      <w:bookmarkStart w:id="694" w:name="_Toc363737956"/>
      <w:bookmarkStart w:id="695" w:name="_Toc38649738"/>
      <w:r w:rsidRPr="00EC37E2">
        <w:lastRenderedPageBreak/>
        <w:t>RAM</w:t>
      </w:r>
      <w:bookmarkEnd w:id="693"/>
      <w:bookmarkEnd w:id="694"/>
      <w:bookmarkEnd w:id="695"/>
    </w:p>
    <w:p w:rsidR="008C6DC1" w:rsidRPr="00EC37E2" w:rsidRDefault="008C6DC1" w:rsidP="008C6DC1">
      <w:pPr>
        <w:pStyle w:val="BodyText"/>
      </w:pPr>
      <w:r w:rsidRPr="00FA1B17">
        <w:rPr>
          <w:highlight w:val="yellow"/>
        </w:rPr>
        <w:t xml:space="preserve">Describes organization of RAM: XPP+RICR (5MB), Radio Application </w:t>
      </w:r>
      <w:r w:rsidR="00367F3B" w:rsidRPr="00FA1B17">
        <w:rPr>
          <w:highlight w:val="yellow"/>
        </w:rPr>
        <w:t>(heap</w:t>
      </w:r>
      <w:r w:rsidRPr="00FA1B17">
        <w:rPr>
          <w:highlight w:val="yellow"/>
        </w:rPr>
        <w:t xml:space="preserve">, pool, extended </w:t>
      </w:r>
      <w:r w:rsidR="00367F3B" w:rsidRPr="00FA1B17">
        <w:rPr>
          <w:highlight w:val="yellow"/>
        </w:rPr>
        <w:t>pool?</w:t>
      </w:r>
      <w:r w:rsidRPr="00FA1B17">
        <w:rPr>
          <w:highlight w:val="yellow"/>
        </w:rPr>
        <w:t xml:space="preserve"> etc.), Memory-Mapped I/O</w:t>
      </w:r>
    </w:p>
    <w:p w:rsidR="008C6DC1" w:rsidRPr="00EC37E2" w:rsidRDefault="008C6DC1" w:rsidP="008C6DC1">
      <w:pPr>
        <w:pStyle w:val="Heading1"/>
      </w:pPr>
      <w:bookmarkStart w:id="696" w:name="_Toc327433989"/>
      <w:bookmarkStart w:id="697" w:name="_Toc327434164"/>
      <w:bookmarkStart w:id="698" w:name="_Toc361295939"/>
      <w:bookmarkStart w:id="699" w:name="_Toc363737957"/>
      <w:bookmarkStart w:id="700" w:name="_Toc38649739"/>
      <w:r w:rsidRPr="00EC37E2">
        <w:t>Development view</w:t>
      </w:r>
      <w:bookmarkEnd w:id="696"/>
      <w:bookmarkEnd w:id="697"/>
      <w:bookmarkEnd w:id="698"/>
      <w:bookmarkEnd w:id="699"/>
      <w:bookmarkEnd w:id="700"/>
    </w:p>
    <w:p w:rsidR="008C6DC1" w:rsidRDefault="008C6DC1" w:rsidP="008C6DC1">
      <w:pPr>
        <w:pStyle w:val="BodyText"/>
      </w:pPr>
      <w:r>
        <w:t>This section covers the following:</w:t>
      </w:r>
    </w:p>
    <w:p w:rsidR="008C6DC1" w:rsidRPr="00EC37E2" w:rsidRDefault="008C6DC1" w:rsidP="00D616FD">
      <w:pPr>
        <w:pStyle w:val="BodyText"/>
        <w:numPr>
          <w:ilvl w:val="0"/>
          <w:numId w:val="22"/>
        </w:numPr>
      </w:pPr>
      <w:r w:rsidRPr="00EC37E2">
        <w:t>Describes the code</w:t>
      </w:r>
      <w:r>
        <w:t>-</w:t>
      </w:r>
      <w:r w:rsidRPr="00EC37E2">
        <w:t>line organization and module organization.</w:t>
      </w:r>
    </w:p>
    <w:p w:rsidR="008C6DC1" w:rsidRPr="00EC37E2" w:rsidRDefault="008C6DC1" w:rsidP="00D616FD">
      <w:pPr>
        <w:pStyle w:val="BodyText"/>
        <w:numPr>
          <w:ilvl w:val="0"/>
          <w:numId w:val="22"/>
        </w:numPr>
      </w:pPr>
      <w:r w:rsidRPr="00EC37E2">
        <w:t>Describe the source code version handling including track strategy.</w:t>
      </w:r>
    </w:p>
    <w:p w:rsidR="008C6DC1" w:rsidRPr="00EC37E2" w:rsidRDefault="008C6DC1" w:rsidP="00D616FD">
      <w:pPr>
        <w:pStyle w:val="BodyText"/>
        <w:numPr>
          <w:ilvl w:val="0"/>
          <w:numId w:val="22"/>
        </w:numPr>
      </w:pPr>
      <w:r w:rsidRPr="00EC37E2">
        <w:t xml:space="preserve">Standardization of design testing, i.e. what type of tests to implement and the principles behind them. </w:t>
      </w:r>
    </w:p>
    <w:p w:rsidR="008C6DC1" w:rsidRPr="00EC37E2" w:rsidRDefault="008C6DC1" w:rsidP="00D616FD">
      <w:pPr>
        <w:pStyle w:val="BodyText"/>
        <w:numPr>
          <w:ilvl w:val="0"/>
          <w:numId w:val="22"/>
        </w:numPr>
      </w:pPr>
      <w:r w:rsidRPr="00EC37E2">
        <w:t>Reference to design rules.</w:t>
      </w:r>
    </w:p>
    <w:p w:rsidR="008C6DC1" w:rsidRPr="00EC37E2" w:rsidRDefault="008C6DC1" w:rsidP="008C6DC1">
      <w:pPr>
        <w:pStyle w:val="BodyText"/>
      </w:pPr>
      <w:r w:rsidRPr="00EC37E2">
        <w:t xml:space="preserve">References </w:t>
      </w:r>
      <w:r w:rsidRPr="00EC37E2">
        <w:fldChar w:fldCharType="begin"/>
      </w:r>
      <w:r w:rsidRPr="00EC37E2">
        <w:instrText xml:space="preserve"> REF _Ref329090673 \r \h </w:instrText>
      </w:r>
      <w:r w:rsidRPr="00EC37E2">
        <w:instrText xml:space="preserve"> \* MERGEFORMAT </w:instrText>
      </w:r>
      <w:r w:rsidRPr="00EC37E2">
        <w:fldChar w:fldCharType="separate"/>
      </w:r>
      <w:r w:rsidR="006A5469">
        <w:t>[6]</w:t>
      </w:r>
      <w:r w:rsidRPr="00EC37E2">
        <w:fldChar w:fldCharType="end"/>
      </w:r>
      <w:r w:rsidRPr="00EC37E2">
        <w:t xml:space="preserve"> and </w:t>
      </w:r>
      <w:r w:rsidRPr="00EC37E2">
        <w:fldChar w:fldCharType="begin"/>
      </w:r>
      <w:r w:rsidRPr="00EC37E2">
        <w:instrText xml:space="preserve"> REF _Ref329090675 \r \h </w:instrText>
      </w:r>
      <w:r w:rsidRPr="00EC37E2">
        <w:instrText xml:space="preserve"> \* MERGEFORMAT </w:instrText>
      </w:r>
      <w:r w:rsidRPr="00EC37E2">
        <w:fldChar w:fldCharType="separate"/>
      </w:r>
      <w:r w:rsidR="006A5469">
        <w:t>[7]</w:t>
      </w:r>
      <w:r w:rsidRPr="00EC37E2">
        <w:fldChar w:fldCharType="end"/>
      </w:r>
      <w:r w:rsidRPr="00EC37E2">
        <w:t xml:space="preserve"> give more details in some areas covered by this chapter.</w:t>
      </w:r>
    </w:p>
    <w:p w:rsidR="008C6DC1" w:rsidRPr="00EC37E2" w:rsidRDefault="008C6DC1" w:rsidP="008C6DC1">
      <w:pPr>
        <w:pStyle w:val="Heading2"/>
      </w:pPr>
      <w:bookmarkStart w:id="701" w:name="_Toc329259452"/>
      <w:bookmarkStart w:id="702" w:name="_Toc361295940"/>
      <w:bookmarkStart w:id="703" w:name="_Toc363737958"/>
      <w:bookmarkStart w:id="704" w:name="_Toc38649740"/>
      <w:r w:rsidRPr="00EC37E2">
        <w:t>View specific principles</w:t>
      </w:r>
      <w:bookmarkEnd w:id="701"/>
      <w:bookmarkEnd w:id="702"/>
      <w:bookmarkEnd w:id="703"/>
      <w:bookmarkEnd w:id="704"/>
    </w:p>
    <w:p w:rsidR="008C6DC1" w:rsidRPr="00EC37E2" w:rsidRDefault="008C6DC1" w:rsidP="008C6DC1">
      <w:pPr>
        <w:pStyle w:val="BodyText"/>
        <w:rPr>
          <w:u w:val="single"/>
        </w:rPr>
      </w:pPr>
      <w:r w:rsidRPr="00EC37E2">
        <w:rPr>
          <w:u w:val="single"/>
        </w:rPr>
        <w:t>One source for all HW</w:t>
      </w:r>
    </w:p>
    <w:p w:rsidR="00753C74" w:rsidRPr="007D5783" w:rsidRDefault="00753C74" w:rsidP="00753C74">
      <w:pPr>
        <w:pStyle w:val="BodyText"/>
      </w:pPr>
      <w:r>
        <w:t xml:space="preserve">The Radio </w:t>
      </w:r>
      <w:r w:rsidR="00A0045A">
        <w:t>A</w:t>
      </w:r>
      <w:r>
        <w:t>pplication consists of one source code base, able to support all past and present variants available of the global Radio HW. Depending on the changes made to the hardware, the need for cha</w:t>
      </w:r>
      <w:r w:rsidR="00A0045A">
        <w:t>nge is different for the Radio A</w:t>
      </w:r>
      <w:r>
        <w:t>pplication. Very small changes, for example pure parameter changes, are dealt with through the database. Bigger changes require changes in the source code, which may span from the drivers up to O&amp;M layer, but the intention should be to minimize the scope of the ch</w:t>
      </w:r>
      <w:r w:rsidR="00A0045A">
        <w:t>anges. The Radio A</w:t>
      </w:r>
      <w:r>
        <w:t>pplication is built up with the help a number of frameworks, which are there to support the possibility to add new features in an as non-invasive way as possible. Instead of just modify existing classes and components, the designer should seek to investigate if the code base instead could be extended, to accommodate the wanted changes.</w:t>
      </w:r>
    </w:p>
    <w:p w:rsidR="008C6DC1" w:rsidRPr="00EC37E2" w:rsidRDefault="008C6DC1" w:rsidP="008C6DC1">
      <w:pPr>
        <w:pStyle w:val="BodyText"/>
        <w:rPr>
          <w:u w:val="single"/>
        </w:rPr>
      </w:pPr>
      <w:r w:rsidRPr="00EC37E2">
        <w:rPr>
          <w:u w:val="single"/>
        </w:rPr>
        <w:t>Structured code</w:t>
      </w:r>
    </w:p>
    <w:p w:rsidR="008C6DC1" w:rsidRPr="00EC37E2" w:rsidRDefault="00A0045A" w:rsidP="008C6DC1">
      <w:pPr>
        <w:pStyle w:val="BodyText"/>
      </w:pPr>
      <w:r>
        <w:t>The Radio A</w:t>
      </w:r>
      <w:r w:rsidR="008C6DC1" w:rsidRPr="00EC37E2">
        <w:t>pplication code shall be divided into blocks with well-defined interfaces. A block interface shall be exposed as a collection of header files placed in a separate directory. Blocks are only allowed to access each other’s interface directory; there shall be no other dependencies. In this way, the dependencies may be controlled and limited, making the blocks suitable for parallel development.</w:t>
      </w:r>
    </w:p>
    <w:p w:rsidR="008C6DC1" w:rsidRPr="00EC37E2" w:rsidRDefault="008C6DC1" w:rsidP="008C6DC1">
      <w:pPr>
        <w:pStyle w:val="BodyText"/>
        <w:rPr>
          <w:u w:val="single"/>
        </w:rPr>
      </w:pPr>
      <w:r w:rsidRPr="00EC37E2">
        <w:rPr>
          <w:u w:val="single"/>
        </w:rPr>
        <w:t>Object-oriented development with C++</w:t>
      </w:r>
    </w:p>
    <w:p w:rsidR="008C6DC1" w:rsidRPr="00EC37E2" w:rsidRDefault="00A0045A" w:rsidP="008C6DC1">
      <w:pPr>
        <w:pStyle w:val="BodyText"/>
      </w:pPr>
      <w:r>
        <w:lastRenderedPageBreak/>
        <w:t>The Radio A</w:t>
      </w:r>
      <w:r w:rsidR="008C6DC1" w:rsidRPr="00EC37E2">
        <w:t>pplication shall be developed using C++ and object-oriented programming. This gives access to both high-level design concepts, like design patterns and inheritance, and low-level HW access, necessary in embedded SW. Other important advantages of C++ are high execution performance and the popularity in the programmer community.</w:t>
      </w:r>
    </w:p>
    <w:p w:rsidR="008C6DC1" w:rsidRPr="00EC37E2" w:rsidRDefault="008C6DC1" w:rsidP="008C6DC1">
      <w:pPr>
        <w:pStyle w:val="BodyText"/>
      </w:pPr>
      <w:r w:rsidRPr="00EC37E2">
        <w:t>The test suits shall be developed using languages suitable for the verification domain. These languages shall facilitate easy programming of event sequences.</w:t>
      </w:r>
    </w:p>
    <w:p w:rsidR="008C6DC1" w:rsidRPr="00EC37E2" w:rsidRDefault="008C6DC1" w:rsidP="008C6DC1">
      <w:pPr>
        <w:pStyle w:val="BodyText"/>
        <w:rPr>
          <w:u w:val="single"/>
        </w:rPr>
      </w:pPr>
      <w:r w:rsidRPr="00EC37E2">
        <w:rPr>
          <w:u w:val="single"/>
        </w:rPr>
        <w:t>Maintainability</w:t>
      </w:r>
    </w:p>
    <w:p w:rsidR="008C6DC1" w:rsidRPr="00EC37E2" w:rsidRDefault="008C6DC1" w:rsidP="008C6DC1">
      <w:pPr>
        <w:pStyle w:val="BodyText"/>
      </w:pPr>
      <w:r w:rsidRPr="00EC37E2">
        <w:t xml:space="preserve">The Radio </w:t>
      </w:r>
      <w:r w:rsidR="00A0045A">
        <w:t>A</w:t>
      </w:r>
      <w:r w:rsidRPr="00EC37E2">
        <w:t>pplication code shall ensure good maintainability. The code constructs shall be simple and clear. The implemented functionality shall be based on identifiable requirements. The code shall be well-commented to ease its understanding for a new designer.</w:t>
      </w:r>
    </w:p>
    <w:p w:rsidR="008C6DC1" w:rsidRPr="00EC37E2" w:rsidRDefault="008C6DC1" w:rsidP="008C6DC1">
      <w:pPr>
        <w:pStyle w:val="BodyText"/>
        <w:rPr>
          <w:u w:val="single"/>
        </w:rPr>
      </w:pPr>
      <w:r w:rsidRPr="00EC37E2">
        <w:rPr>
          <w:u w:val="single"/>
        </w:rPr>
        <w:t>Testability and observability</w:t>
      </w:r>
    </w:p>
    <w:p w:rsidR="008C6DC1" w:rsidRPr="00EC37E2" w:rsidRDefault="008C6DC1" w:rsidP="008C6DC1">
      <w:pPr>
        <w:pStyle w:val="BodyText"/>
      </w:pPr>
      <w:r w:rsidRPr="00EC37E2">
        <w:t>Each class, or a collection of classes, shall be accompanied by test code to execute the basic test. The code shall be instrumented with traces so that the internal execution sequences may be observed and recorded.</w:t>
      </w:r>
    </w:p>
    <w:p w:rsidR="008C6DC1" w:rsidRPr="00EC37E2" w:rsidRDefault="008C6DC1" w:rsidP="008C6DC1">
      <w:pPr>
        <w:pStyle w:val="Heading2"/>
      </w:pPr>
      <w:bookmarkStart w:id="705" w:name="_Toc329259453"/>
      <w:bookmarkStart w:id="706" w:name="_Toc361295941"/>
      <w:bookmarkStart w:id="707" w:name="_Toc363737959"/>
      <w:bookmarkStart w:id="708" w:name="_Toc38649741"/>
      <w:r w:rsidRPr="00EC37E2">
        <w:t>View model</w:t>
      </w:r>
      <w:bookmarkEnd w:id="705"/>
      <w:bookmarkEnd w:id="706"/>
      <w:bookmarkEnd w:id="707"/>
      <w:bookmarkEnd w:id="708"/>
    </w:p>
    <w:p w:rsidR="008C6DC1" w:rsidRDefault="008C6DC1" w:rsidP="008C6DC1">
      <w:pPr>
        <w:pStyle w:val="Heading2"/>
      </w:pPr>
      <w:bookmarkStart w:id="709" w:name="_Toc361295942"/>
      <w:bookmarkStart w:id="710" w:name="_Toc363737960"/>
      <w:bookmarkStart w:id="711" w:name="_Toc38649742"/>
      <w:r w:rsidRPr="00EC37E2">
        <w:t>Design rules</w:t>
      </w:r>
      <w:bookmarkEnd w:id="709"/>
      <w:bookmarkEnd w:id="710"/>
      <w:bookmarkEnd w:id="711"/>
    </w:p>
    <w:p w:rsidR="00477DB2" w:rsidRPr="00AA6AE9" w:rsidRDefault="00A0045A" w:rsidP="00477DB2">
      <w:pPr>
        <w:pStyle w:val="BodyText"/>
      </w:pPr>
      <w:r>
        <w:t>The Radio A</w:t>
      </w:r>
      <w:r w:rsidR="00477DB2">
        <w:t xml:space="preserve">pplication shall be implemented with respect to the design rules on the LMR System baseline (which can be found in </w:t>
      </w:r>
      <w:r w:rsidR="00477DB2">
        <w:fldChar w:fldCharType="begin"/>
      </w:r>
      <w:r w:rsidR="00477DB2">
        <w:instrText xml:space="preserve"> REF _Ref373324955 \r \h </w:instrText>
      </w:r>
      <w:r w:rsidR="00477DB2">
        <w:fldChar w:fldCharType="separate"/>
      </w:r>
      <w:r w:rsidR="006A5469">
        <w:t>[40]</w:t>
      </w:r>
      <w:r w:rsidR="00477DB2">
        <w:fldChar w:fldCharType="end"/>
      </w:r>
      <w:r w:rsidR="00477DB2">
        <w:t xml:space="preserve">) and the RA Radio C++ coding rules </w:t>
      </w:r>
      <w:r w:rsidR="00477DB2">
        <w:fldChar w:fldCharType="begin"/>
      </w:r>
      <w:r w:rsidR="00477DB2">
        <w:instrText xml:space="preserve"> REF _Ref373323862 \r \h </w:instrText>
      </w:r>
      <w:r w:rsidR="00477DB2">
        <w:fldChar w:fldCharType="separate"/>
      </w:r>
      <w:r w:rsidR="006A5469">
        <w:t>[39]</w:t>
      </w:r>
      <w:r w:rsidR="00477DB2">
        <w:fldChar w:fldCharType="end"/>
      </w:r>
      <w:r w:rsidR="00477DB2">
        <w:t xml:space="preserve"> .</w:t>
      </w:r>
    </w:p>
    <w:p w:rsidR="00477DB2" w:rsidRPr="00477DB2" w:rsidRDefault="00477DB2" w:rsidP="00477DB2">
      <w:pPr>
        <w:pStyle w:val="BodyText"/>
      </w:pPr>
    </w:p>
    <w:p w:rsidR="008C6DC1" w:rsidRPr="00EC37E2" w:rsidRDefault="008C6DC1" w:rsidP="008C6DC1">
      <w:pPr>
        <w:pStyle w:val="Heading2"/>
      </w:pPr>
      <w:bookmarkStart w:id="712" w:name="_Toc329259454"/>
      <w:bookmarkStart w:id="713" w:name="_Toc361295943"/>
      <w:bookmarkStart w:id="714" w:name="_Toc363737961"/>
      <w:bookmarkStart w:id="715" w:name="_Toc38649743"/>
      <w:r w:rsidRPr="00EC37E2">
        <w:t>Source code structure</w:t>
      </w:r>
      <w:bookmarkEnd w:id="712"/>
      <w:bookmarkEnd w:id="713"/>
      <w:bookmarkEnd w:id="714"/>
      <w:bookmarkEnd w:id="715"/>
    </w:p>
    <w:p w:rsidR="008C6DC1" w:rsidRPr="00EC37E2" w:rsidRDefault="008C6DC1" w:rsidP="008C6DC1">
      <w:pPr>
        <w:pStyle w:val="BodyText"/>
      </w:pPr>
      <w:r w:rsidRPr="00EC37E2">
        <w:t xml:space="preserve">The Radio </w:t>
      </w:r>
      <w:r w:rsidR="00A0045A">
        <w:t>A</w:t>
      </w:r>
      <w:r w:rsidRPr="00EC37E2">
        <w:t xml:space="preserve">pplication consists of the code owned by the RA Radio and external components owned by other units. </w:t>
      </w:r>
    </w:p>
    <w:p w:rsidR="008C6DC1" w:rsidRPr="00EC37E2" w:rsidRDefault="008C6DC1" w:rsidP="008C6DC1">
      <w:pPr>
        <w:pStyle w:val="Heading3"/>
      </w:pPr>
      <w:r w:rsidRPr="00EC37E2">
        <w:t>RA Radio source code</w:t>
      </w:r>
    </w:p>
    <w:p w:rsidR="00753C74" w:rsidRDefault="00753C74" w:rsidP="00753C74">
      <w:pPr>
        <w:pStyle w:val="BodyText"/>
      </w:pPr>
      <w:r w:rsidRPr="00EC37E2">
        <w:t xml:space="preserve">The RA Radio SW resides in </w:t>
      </w:r>
      <w:r>
        <w:t>a repository and is version handled. The structure reflects the static architecture, with folders for every major component. The components are:</w:t>
      </w:r>
    </w:p>
    <w:p w:rsidR="00753C74" w:rsidRDefault="00753C74" w:rsidP="00D616FD">
      <w:pPr>
        <w:pStyle w:val="BodyText"/>
        <w:numPr>
          <w:ilvl w:val="0"/>
          <w:numId w:val="31"/>
        </w:numPr>
      </w:pPr>
      <w:r>
        <w:t>O&amp;M</w:t>
      </w:r>
    </w:p>
    <w:p w:rsidR="00753C74" w:rsidRDefault="00753C74" w:rsidP="00D616FD">
      <w:pPr>
        <w:pStyle w:val="BodyText"/>
        <w:numPr>
          <w:ilvl w:val="0"/>
          <w:numId w:val="31"/>
        </w:numPr>
      </w:pPr>
      <w:r>
        <w:t>TX</w:t>
      </w:r>
    </w:p>
    <w:p w:rsidR="00753C74" w:rsidRDefault="00753C74" w:rsidP="00D616FD">
      <w:pPr>
        <w:pStyle w:val="BodyText"/>
        <w:numPr>
          <w:ilvl w:val="0"/>
          <w:numId w:val="31"/>
        </w:numPr>
      </w:pPr>
      <w:r>
        <w:t>RX</w:t>
      </w:r>
    </w:p>
    <w:p w:rsidR="00753C74" w:rsidRDefault="00753C74" w:rsidP="00D616FD">
      <w:pPr>
        <w:pStyle w:val="BodyText"/>
        <w:numPr>
          <w:ilvl w:val="0"/>
          <w:numId w:val="31"/>
        </w:numPr>
      </w:pPr>
      <w:r>
        <w:lastRenderedPageBreak/>
        <w:t>Equipment</w:t>
      </w:r>
    </w:p>
    <w:p w:rsidR="00753C74" w:rsidRDefault="00753C74" w:rsidP="00D616FD">
      <w:pPr>
        <w:pStyle w:val="BodyText"/>
        <w:numPr>
          <w:ilvl w:val="0"/>
          <w:numId w:val="31"/>
        </w:numPr>
      </w:pPr>
      <w:r>
        <w:t>Antenna</w:t>
      </w:r>
    </w:p>
    <w:p w:rsidR="00753C74" w:rsidRDefault="00753C74" w:rsidP="00D616FD">
      <w:pPr>
        <w:pStyle w:val="BodyText"/>
        <w:numPr>
          <w:ilvl w:val="0"/>
          <w:numId w:val="31"/>
        </w:numPr>
      </w:pPr>
      <w:r>
        <w:t>Drv</w:t>
      </w:r>
    </w:p>
    <w:p w:rsidR="00753C74" w:rsidRDefault="00753C74" w:rsidP="00D616FD">
      <w:pPr>
        <w:pStyle w:val="BodyText"/>
        <w:numPr>
          <w:ilvl w:val="0"/>
          <w:numId w:val="31"/>
        </w:numPr>
      </w:pPr>
      <w:r>
        <w:t>CommonFW</w:t>
      </w:r>
    </w:p>
    <w:p w:rsidR="00753C74" w:rsidRPr="00EC37E2" w:rsidRDefault="00753C74" w:rsidP="00D616FD">
      <w:pPr>
        <w:pStyle w:val="BodyText"/>
        <w:numPr>
          <w:ilvl w:val="0"/>
          <w:numId w:val="31"/>
        </w:numPr>
      </w:pPr>
      <w:r>
        <w:t>ResourceControl</w:t>
      </w:r>
    </w:p>
    <w:p w:rsidR="008C6DC1" w:rsidRPr="00EC37E2" w:rsidRDefault="008C6DC1" w:rsidP="008C6DC1">
      <w:pPr>
        <w:pStyle w:val="BodyText"/>
      </w:pPr>
    </w:p>
    <w:p w:rsidR="008C6DC1" w:rsidRPr="00EC37E2" w:rsidRDefault="008C6DC1" w:rsidP="008C6DC1">
      <w:pPr>
        <w:pStyle w:val="BodyText"/>
      </w:pPr>
      <w:r w:rsidRPr="00EC37E2">
        <w:t>Each SW block is further divided into smaller units, possibly in several levels. Every unit contains directory “inc” for header files, “src” for the implementation code and “unitTest” for the test code.</w:t>
      </w:r>
    </w:p>
    <w:p w:rsidR="008C6DC1" w:rsidRPr="00EC37E2" w:rsidRDefault="008C6DC1" w:rsidP="008C6DC1">
      <w:pPr>
        <w:pStyle w:val="BodyText"/>
      </w:pPr>
      <w:r w:rsidRPr="00EC37E2">
        <w:t>Each SW block has a top-level subdirectory “if” containing its public interface. The directory contains the header files to be used in other blocks. The blocks are only allowed to access each other’s directory “if”. This gives control over the interdependencies between the blocks.</w:t>
      </w:r>
    </w:p>
    <w:p w:rsidR="008C6DC1" w:rsidRPr="00EC37E2" w:rsidRDefault="008C6DC1" w:rsidP="008C6DC1">
      <w:pPr>
        <w:pStyle w:val="Caption"/>
        <w:keepLines/>
        <w:ind w:left="2552"/>
        <w:rPr>
          <w:rFonts w:ascii="Courier New" w:hAnsi="Courier New"/>
        </w:rPr>
      </w:pPr>
      <w:r w:rsidRPr="00EC37E2">
        <w:pict>
          <v:shape id="_x0000_i1051" type="#_x0000_t75" style="width:5in;height:270.6pt">
            <v:imagedata r:id="rId38" o:title=""/>
          </v:shape>
        </w:pict>
      </w:r>
      <w:r w:rsidRPr="00EC37E2">
        <w:rPr>
          <w:rFonts w:ascii="Courier New" w:hAnsi="Courier New"/>
        </w:rPr>
        <w:br/>
      </w:r>
      <w:r w:rsidRPr="00EC37E2">
        <w:t xml:space="preserve">Figure </w:t>
      </w:r>
      <w:fldSimple w:instr=" SEQ Figure \* ARABIC ">
        <w:r w:rsidR="006A5469">
          <w:rPr>
            <w:noProof/>
          </w:rPr>
          <w:t>23</w:t>
        </w:r>
      </w:fldSimple>
      <w:r w:rsidRPr="00EC37E2">
        <w:t xml:space="preserve"> </w:t>
      </w:r>
      <w:r>
        <w:t>S</w:t>
      </w:r>
      <w:r w:rsidRPr="00EC37E2">
        <w:t>ource code directory structure</w:t>
      </w:r>
    </w:p>
    <w:p w:rsidR="008C6DC1" w:rsidRDefault="008C6DC1" w:rsidP="008C6DC1">
      <w:pPr>
        <w:pStyle w:val="BodyText"/>
      </w:pPr>
      <w:r w:rsidRPr="00EC37E2">
        <w:t>The goal of the directory structure is to organize the code in blocks corresponding to the application layers. In this way the code is split into relatively independent parts, to facilitate parallel development. The existing code occasionally breaks this principle as a result insufficient SW architecture maintenance and imperfect understanding of the concept.</w:t>
      </w:r>
    </w:p>
    <w:p w:rsidR="008C6DC1" w:rsidRPr="00EC37E2" w:rsidRDefault="008C6DC1" w:rsidP="008C6DC1">
      <w:pPr>
        <w:pStyle w:val="Heading4"/>
      </w:pPr>
      <w:r w:rsidRPr="00EC37E2">
        <w:lastRenderedPageBreak/>
        <w:t>Module Directory Structure</w:t>
      </w:r>
    </w:p>
    <w:p w:rsidR="008C6DC1" w:rsidRPr="00EC37E2" w:rsidRDefault="008C6DC1" w:rsidP="008C6DC1">
      <w:pPr>
        <w:pStyle w:val="BodyText"/>
      </w:pPr>
      <w:r w:rsidRPr="00EC37E2">
        <w:t xml:space="preserve">Module directory structure follows the </w:t>
      </w:r>
      <w:r w:rsidR="00FB44D5">
        <w:t xml:space="preserve">Radio Application </w:t>
      </w:r>
      <w:r w:rsidRPr="00EC37E2">
        <w:t>directory structure and naming convention and includes the following directories: if, inc, src, unitTest, Mak</w:t>
      </w:r>
      <w:r w:rsidR="00367F3B">
        <w:t>e</w:t>
      </w:r>
      <w:r w:rsidRPr="00EC37E2">
        <w:t>files, etc…</w:t>
      </w:r>
    </w:p>
    <w:p w:rsidR="008C6DC1" w:rsidRPr="00EC37E2" w:rsidRDefault="008C6DC1" w:rsidP="008C6DC1">
      <w:pPr>
        <w:pStyle w:val="BodyText"/>
      </w:pPr>
      <w:r w:rsidRPr="00EC37E2">
        <w:t>Module directory is located off the main application directory (</w:t>
      </w:r>
      <w:r w:rsidRPr="00EC37E2">
        <w:rPr>
          <w:bCs/>
        </w:rPr>
        <w:t xml:space="preserve">sw/app) and it includes </w:t>
      </w:r>
      <w:r w:rsidRPr="00EC37E2">
        <w:t>all Module source code, test code, and documentation related to the module.</w:t>
      </w:r>
    </w:p>
    <w:p w:rsidR="008C6DC1" w:rsidRPr="00EC37E2" w:rsidRDefault="008C6DC1" w:rsidP="008C6DC1">
      <w:pPr>
        <w:pStyle w:val="BodyText"/>
      </w:pPr>
      <w:r w:rsidRPr="00EC37E2">
        <w:t xml:space="preserve">The Service directory naming convention follows the following pattern: </w:t>
      </w:r>
      <w:r w:rsidRPr="00EC37E2">
        <w:rPr>
          <w:b/>
          <w:bCs/>
          <w:i/>
          <w:iCs/>
        </w:rPr>
        <w:t>&lt;service name abbreviation&gt;</w:t>
      </w:r>
      <w:r w:rsidRPr="00EC37E2">
        <w:rPr>
          <w:b/>
          <w:bCs/>
        </w:rPr>
        <w:t>Service (e.g. mplService)</w:t>
      </w:r>
    </w:p>
    <w:p w:rsidR="008C6DC1" w:rsidRPr="00EC37E2" w:rsidRDefault="008C6DC1" w:rsidP="008C6DC1">
      <w:pPr>
        <w:pStyle w:val="BodyText"/>
      </w:pPr>
      <w:r w:rsidRPr="00EC37E2">
        <w:t>Each module defines two External Interfaces as follows:</w:t>
      </w:r>
    </w:p>
    <w:p w:rsidR="008C6DC1" w:rsidRDefault="008C6DC1" w:rsidP="008C6DC1">
      <w:pPr>
        <w:pStyle w:val="BodyText"/>
      </w:pPr>
      <w:r w:rsidRPr="00EC37E2">
        <w:rPr>
          <w:i/>
        </w:rPr>
        <w:t xml:space="preserve">a. </w:t>
      </w:r>
      <w:r w:rsidRPr="00EC37E2">
        <w:rPr>
          <w:i/>
          <w:sz w:val="16"/>
          <w:szCs w:val="16"/>
        </w:rPr>
        <w:t>module</w:t>
      </w:r>
      <w:r w:rsidRPr="00EC37E2">
        <w:t xml:space="preserve">Adapter: Provide a link/glue between legacy Carrier Control and the Module main controller. The module adaptor is responsible for the registration to Carrier Control configuration events, and passes these events to the module main controller through the module interface. </w:t>
      </w:r>
    </w:p>
    <w:p w:rsidR="008C6DC1" w:rsidRDefault="008C6DC1" w:rsidP="008C6DC1">
      <w:pPr>
        <w:pStyle w:val="BodyText"/>
      </w:pPr>
      <w:r w:rsidRPr="00EC37E2">
        <w:t>The adaptor is also responsible for passing back calls and indication signals to the upper legacy layers that are initiated by the module controller.</w:t>
      </w:r>
    </w:p>
    <w:p w:rsidR="008C6DC1" w:rsidRPr="00EC37E2" w:rsidRDefault="008C6DC1" w:rsidP="008C6DC1">
      <w:pPr>
        <w:pStyle w:val="BodyText"/>
      </w:pPr>
      <w:r>
        <w:t>This interface is deemed temporary and is expected to be removed once the RU SW modularization exercise is fully completed.</w:t>
      </w:r>
    </w:p>
    <w:p w:rsidR="008C6DC1" w:rsidRPr="00EC37E2" w:rsidRDefault="008C6DC1" w:rsidP="008C6DC1">
      <w:pPr>
        <w:pStyle w:val="BodyText"/>
      </w:pPr>
      <w:r w:rsidRPr="00EC37E2">
        <w:rPr>
          <w:i/>
        </w:rPr>
        <w:t>b.</w:t>
      </w:r>
      <w:r w:rsidRPr="00EC37E2">
        <w:rPr>
          <w:i/>
          <w:sz w:val="16"/>
          <w:szCs w:val="16"/>
        </w:rPr>
        <w:t xml:space="preserve"> module</w:t>
      </w:r>
      <w:r w:rsidRPr="00EC37E2">
        <w:t>ModuleIf: Provides the north-bound interface towards the Module. Upper layers use this interface to communicate with the Module control service</w:t>
      </w:r>
    </w:p>
    <w:p w:rsidR="008C6DC1" w:rsidRPr="00EC37E2" w:rsidRDefault="008C6DC1" w:rsidP="008C6DC1">
      <w:pPr>
        <w:pStyle w:val="Heading3"/>
      </w:pPr>
      <w:r w:rsidRPr="00EC37E2">
        <w:t>External components</w:t>
      </w:r>
    </w:p>
    <w:p w:rsidR="008C6DC1" w:rsidRPr="00EC37E2" w:rsidRDefault="008C6DC1" w:rsidP="008C6DC1">
      <w:pPr>
        <w:pStyle w:val="BodyText"/>
      </w:pPr>
      <w:r w:rsidRPr="00EC37E2">
        <w:t xml:space="preserve">The Radio </w:t>
      </w:r>
      <w:r w:rsidR="00A0045A">
        <w:t>A</w:t>
      </w:r>
      <w:r w:rsidRPr="00EC37E2">
        <w:t xml:space="preserve">pplication is dependent on several external SW components and interfaces residing in different </w:t>
      </w:r>
      <w:r w:rsidR="00753C74">
        <w:t>repositories</w:t>
      </w:r>
      <w:r w:rsidRPr="00EC37E2">
        <w:t>.</w:t>
      </w:r>
    </w:p>
    <w:p w:rsidR="008C6DC1" w:rsidRPr="00EC37E2" w:rsidRDefault="008C6DC1" w:rsidP="008C6DC1">
      <w:pPr>
        <w:pStyle w:val="BodyText"/>
        <w:rPr>
          <w:u w:val="single"/>
        </w:rPr>
      </w:pPr>
      <w:r w:rsidRPr="00EC37E2">
        <w:rPr>
          <w:u w:val="single"/>
        </w:rPr>
        <w:t>WCDMA O&amp;M interfaces:</w:t>
      </w:r>
    </w:p>
    <w:p w:rsidR="008C6DC1" w:rsidRPr="00EC37E2" w:rsidRDefault="008C6DC1" w:rsidP="008C6DC1">
      <w:pPr>
        <w:pStyle w:val="ListBullet2"/>
      </w:pPr>
      <w:r w:rsidRPr="00EC37E2">
        <w:t>CBCI RU, RRU, RUW, FU</w:t>
      </w:r>
    </w:p>
    <w:p w:rsidR="008C6DC1" w:rsidRPr="00EC37E2" w:rsidRDefault="008C6DC1" w:rsidP="008C6DC1">
      <w:pPr>
        <w:pStyle w:val="ListBullet2"/>
      </w:pPr>
      <w:r w:rsidRPr="00EC37E2">
        <w:t>CDCI TR, TPA, DPCL, AI, ALM</w:t>
      </w:r>
    </w:p>
    <w:p w:rsidR="008C6DC1" w:rsidRPr="00EC37E2" w:rsidRDefault="008C6DC1" w:rsidP="008C6DC1">
      <w:pPr>
        <w:pStyle w:val="ListBullet2"/>
      </w:pPr>
      <w:r w:rsidRPr="00EC37E2">
        <w:t>BLIB (I/F components and signal base</w:t>
      </w:r>
    </w:p>
    <w:p w:rsidR="008C6DC1" w:rsidRPr="00EC37E2" w:rsidRDefault="008C6DC1" w:rsidP="008C6DC1">
      <w:pPr>
        <w:pStyle w:val="BodyText"/>
        <w:rPr>
          <w:u w:val="single"/>
          <w:lang w:val="pt-BR"/>
        </w:rPr>
      </w:pPr>
      <w:r w:rsidRPr="00EC37E2">
        <w:rPr>
          <w:u w:val="single"/>
          <w:lang w:val="pt-BR"/>
        </w:rPr>
        <w:t>LTE, GSM, CDMA O&amp;M interfaces:</w:t>
      </w:r>
    </w:p>
    <w:p w:rsidR="008C6DC1" w:rsidRPr="00EC37E2" w:rsidRDefault="008C6DC1" w:rsidP="008C6DC1">
      <w:pPr>
        <w:pStyle w:val="ListBullet2"/>
        <w:rPr>
          <w:lang w:val="pt-BR"/>
        </w:rPr>
      </w:pPr>
      <w:r w:rsidRPr="00EC37E2">
        <w:rPr>
          <w:lang w:val="pt-BR"/>
        </w:rPr>
        <w:t>TR DCI, ANTPI</w:t>
      </w:r>
    </w:p>
    <w:p w:rsidR="008C6DC1" w:rsidRPr="00EC37E2" w:rsidRDefault="008C6DC1" w:rsidP="008C6DC1">
      <w:pPr>
        <w:pStyle w:val="ListBullet2"/>
      </w:pPr>
      <w:r w:rsidRPr="00EC37E2">
        <w:t>BCI, I/F components and signal base</w:t>
      </w:r>
    </w:p>
    <w:p w:rsidR="008C6DC1" w:rsidRPr="00EC37E2" w:rsidRDefault="008C6DC1" w:rsidP="008C6DC1">
      <w:pPr>
        <w:pStyle w:val="ListBullet"/>
        <w:numPr>
          <w:ilvl w:val="0"/>
          <w:numId w:val="0"/>
        </w:numPr>
        <w:ind w:left="2552"/>
      </w:pPr>
    </w:p>
    <w:p w:rsidR="008C6DC1" w:rsidRPr="00EC37E2" w:rsidRDefault="008C6DC1" w:rsidP="008C6DC1">
      <w:pPr>
        <w:pStyle w:val="ListBullet"/>
        <w:numPr>
          <w:ilvl w:val="0"/>
          <w:numId w:val="0"/>
        </w:numPr>
        <w:ind w:left="2552"/>
        <w:rPr>
          <w:u w:val="single"/>
        </w:rPr>
      </w:pPr>
      <w:r w:rsidRPr="00EC37E2">
        <w:rPr>
          <w:u w:val="single"/>
        </w:rPr>
        <w:t>Inter-device interfaces:</w:t>
      </w:r>
    </w:p>
    <w:p w:rsidR="008C6DC1" w:rsidRPr="00EC37E2" w:rsidRDefault="008C6DC1" w:rsidP="008C6DC1">
      <w:pPr>
        <w:pStyle w:val="ListBullet2"/>
      </w:pPr>
      <w:r w:rsidRPr="00EC37E2">
        <w:t>IDCI (WCDMA interface for ROT measurements</w:t>
      </w:r>
      <w:r w:rsidR="00753C74">
        <w:t>)</w:t>
      </w:r>
    </w:p>
    <w:p w:rsidR="008C6DC1" w:rsidRPr="00EC37E2" w:rsidRDefault="008C6DC1" w:rsidP="008C6DC1">
      <w:pPr>
        <w:pStyle w:val="ListBullet"/>
        <w:numPr>
          <w:ilvl w:val="0"/>
          <w:numId w:val="0"/>
        </w:numPr>
        <w:ind w:left="2552"/>
      </w:pPr>
    </w:p>
    <w:p w:rsidR="008C6DC1" w:rsidRPr="00EC37E2" w:rsidRDefault="008C6DC1" w:rsidP="008C6DC1">
      <w:pPr>
        <w:pStyle w:val="ListBullet"/>
        <w:numPr>
          <w:ilvl w:val="0"/>
          <w:numId w:val="0"/>
        </w:numPr>
        <w:ind w:left="2552"/>
        <w:rPr>
          <w:u w:val="single"/>
        </w:rPr>
      </w:pPr>
      <w:r w:rsidRPr="00EC37E2">
        <w:rPr>
          <w:u w:val="single"/>
        </w:rPr>
        <w:t>Platform components and interfaces:</w:t>
      </w:r>
    </w:p>
    <w:p w:rsidR="008C6DC1" w:rsidRPr="00EC37E2" w:rsidRDefault="008C6DC1" w:rsidP="008C6DC1">
      <w:pPr>
        <w:pStyle w:val="ListBullet2"/>
      </w:pPr>
      <w:r w:rsidRPr="00EC37E2">
        <w:t>XDAI, XPAI</w:t>
      </w:r>
    </w:p>
    <w:p w:rsidR="008C6DC1" w:rsidRPr="00EC37E2" w:rsidRDefault="008C6DC1" w:rsidP="008C6DC1">
      <w:pPr>
        <w:pStyle w:val="ListBullet2"/>
      </w:pPr>
      <w:r w:rsidRPr="00EC37E2">
        <w:t>A2CI, ATFI</w:t>
      </w:r>
    </w:p>
    <w:p w:rsidR="008C6DC1" w:rsidRPr="00EC37E2" w:rsidRDefault="008C6DC1" w:rsidP="008C6DC1">
      <w:pPr>
        <w:pStyle w:val="ListBullet2"/>
      </w:pPr>
      <w:r w:rsidRPr="00EC37E2">
        <w:t>FPGA I/F</w:t>
      </w:r>
    </w:p>
    <w:p w:rsidR="008C6DC1" w:rsidRPr="00EC37E2" w:rsidRDefault="008C6DC1" w:rsidP="008C6DC1">
      <w:pPr>
        <w:pStyle w:val="ListBullet2"/>
      </w:pPr>
      <w:r w:rsidRPr="00EC37E2">
        <w:t>LTUI</w:t>
      </w:r>
    </w:p>
    <w:p w:rsidR="008C6DC1" w:rsidRPr="00EC37E2" w:rsidRDefault="008C6DC1" w:rsidP="008C6DC1">
      <w:pPr>
        <w:pStyle w:val="ListBullet2"/>
      </w:pPr>
      <w:r w:rsidRPr="00EC37E2">
        <w:t>RICRAI</w:t>
      </w:r>
    </w:p>
    <w:p w:rsidR="008C6DC1" w:rsidRPr="00EC37E2" w:rsidRDefault="008C6DC1" w:rsidP="008C6DC1">
      <w:pPr>
        <w:pStyle w:val="ListBullet2"/>
      </w:pPr>
      <w:r w:rsidRPr="00EC37E2">
        <w:t>EUL ROT estimator</w:t>
      </w:r>
    </w:p>
    <w:p w:rsidR="008C6DC1" w:rsidRPr="00EC37E2" w:rsidRDefault="008C6DC1" w:rsidP="008C6DC1">
      <w:pPr>
        <w:pStyle w:val="ListBullet2"/>
      </w:pPr>
      <w:r w:rsidRPr="00EC37E2">
        <w:t>C/C+</w:t>
      </w:r>
      <w:r w:rsidR="00753C74">
        <w:t xml:space="preserve">+ library, STL, Execution </w:t>
      </w:r>
      <w:r w:rsidR="00091D22">
        <w:t>E</w:t>
      </w:r>
      <w:r w:rsidR="00753C74">
        <w:t>nvironment</w:t>
      </w:r>
    </w:p>
    <w:p w:rsidR="008C6DC1" w:rsidRPr="00EC37E2" w:rsidRDefault="008C6DC1" w:rsidP="008C6DC1">
      <w:pPr>
        <w:pStyle w:val="Heading2"/>
      </w:pPr>
      <w:bookmarkStart w:id="716" w:name="_Toc361295944"/>
      <w:bookmarkStart w:id="717" w:name="_Toc363737962"/>
      <w:bookmarkStart w:id="718" w:name="_Toc38649744"/>
      <w:r w:rsidRPr="00EC37E2">
        <w:t>Version handling and branching</w:t>
      </w:r>
      <w:bookmarkEnd w:id="716"/>
      <w:bookmarkEnd w:id="717"/>
      <w:bookmarkEnd w:id="718"/>
    </w:p>
    <w:p w:rsidR="008C6DC1" w:rsidRPr="00EC37E2" w:rsidRDefault="008C6DC1" w:rsidP="008C6DC1">
      <w:pPr>
        <w:pStyle w:val="BodyText"/>
      </w:pPr>
      <w:r w:rsidRPr="00EC37E2">
        <w:t xml:space="preserve">Optimally, the Radio </w:t>
      </w:r>
      <w:r w:rsidR="00A0045A">
        <w:t>A</w:t>
      </w:r>
      <w:r w:rsidRPr="00EC37E2">
        <w:t>pplication should be developed in a single track, because maintaining every additional track involves considerable resources. In such a concept, all development and TR corrections, and all deliveries, occur at the track head. This strategy has proven unrealistic because the development at the track head is dynamic and it is difficult to make this code fully stable.</w:t>
      </w:r>
    </w:p>
    <w:p w:rsidR="008C6DC1" w:rsidRPr="00EC37E2" w:rsidRDefault="008C6DC1" w:rsidP="008C6DC1">
      <w:pPr>
        <w:pStyle w:val="BodyText"/>
      </w:pPr>
      <w:r w:rsidRPr="00EC37E2">
        <w:t xml:space="preserve">Therefore, </w:t>
      </w:r>
      <w:r w:rsidR="00FB44D5">
        <w:t xml:space="preserve">Radio Application </w:t>
      </w:r>
      <w:r w:rsidRPr="00EC37E2">
        <w:t xml:space="preserve">is maintained in several parallel tracks. All new development is done in the </w:t>
      </w:r>
      <w:r w:rsidRPr="00EC37E2">
        <w:rPr>
          <w:i/>
        </w:rPr>
        <w:t>main track</w:t>
      </w:r>
      <w:r w:rsidRPr="00EC37E2">
        <w:t xml:space="preserve">. In time before a product release, a </w:t>
      </w:r>
      <w:r w:rsidRPr="00EC37E2">
        <w:rPr>
          <w:i/>
        </w:rPr>
        <w:t>stabilization track</w:t>
      </w:r>
      <w:r w:rsidRPr="00EC37E2">
        <w:t xml:space="preserve"> is branched out. This track is subject to extensive testing and error corrections until it reaches the quality sufficient for the customer delivery.</w:t>
      </w:r>
    </w:p>
    <w:p w:rsidR="008C6DC1" w:rsidRPr="00EC37E2" w:rsidRDefault="008C6DC1" w:rsidP="008C6DC1">
      <w:pPr>
        <w:pStyle w:val="BodyText"/>
      </w:pPr>
      <w:r w:rsidRPr="00EC37E2">
        <w:t>Defects detected in a stabilization track are also corrected in the main track and other stabilization tracks.</w:t>
      </w:r>
    </w:p>
    <w:p w:rsidR="008C6DC1" w:rsidRPr="00EC37E2" w:rsidRDefault="008C6DC1" w:rsidP="008C6DC1">
      <w:pPr>
        <w:pStyle w:val="BodyText"/>
      </w:pPr>
      <w:r w:rsidRPr="00EC37E2">
        <w:t>The stabilization tracks are not intended for function growth, only for the quality assurance activities. However, in urgent cases new functions are added to these tracks because branching out a new track from main, and stabilizing it, would take too long time.</w:t>
      </w:r>
    </w:p>
    <w:p w:rsidR="008C6DC1" w:rsidRPr="00EC37E2" w:rsidRDefault="008C6DC1" w:rsidP="008C6DC1">
      <w:pPr>
        <w:pStyle w:val="BodyText"/>
      </w:pPr>
      <w:r w:rsidRPr="00EC37E2">
        <w:t>A stabilization track should be closed when the following stabilization track reaches release quality. In practice, stabilization tracks are maintained longer, e.g. to tailor deliveries for prioritized customers.</w:t>
      </w:r>
    </w:p>
    <w:p w:rsidR="008C6DC1" w:rsidRDefault="008C6DC1" w:rsidP="008C6DC1">
      <w:pPr>
        <w:pStyle w:val="BodyText"/>
      </w:pPr>
      <w:r w:rsidRPr="00EC37E2">
        <w:t>Apart from the main track and stabilization tracks, teams and individual designers use branching code for development activities, e.g. to facilitate parallel development of multiple features in the same code base. These tracks are normally short and ultimately merged to the main track. Currently, there are no general rules on how team branching should be handled. Some teams make local copies of the SW, carry out the development on them and, finally, merge the modified files back to the main track</w:t>
      </w:r>
    </w:p>
    <w:p w:rsidR="00B955B4" w:rsidRPr="00EC37E2" w:rsidRDefault="00B955B4" w:rsidP="00B955B4">
      <w:pPr>
        <w:pStyle w:val="Heading2"/>
      </w:pPr>
      <w:bookmarkStart w:id="719" w:name="_Toc361295945"/>
      <w:bookmarkStart w:id="720" w:name="_Toc363737963"/>
      <w:bookmarkStart w:id="721" w:name="_Toc369698182"/>
      <w:bookmarkStart w:id="722" w:name="_Toc38649745"/>
      <w:r w:rsidRPr="00EC37E2">
        <w:lastRenderedPageBreak/>
        <w:t>Test strategy</w:t>
      </w:r>
      <w:bookmarkEnd w:id="719"/>
      <w:bookmarkEnd w:id="720"/>
      <w:bookmarkEnd w:id="721"/>
      <w:bookmarkEnd w:id="722"/>
    </w:p>
    <w:p w:rsidR="00B955B4" w:rsidRDefault="00B955B4" w:rsidP="00B955B4">
      <w:pPr>
        <w:pStyle w:val="BodyText"/>
      </w:pPr>
      <w:r>
        <w:t>The test strategy on RA Radio can be summarized to the following:</w:t>
      </w:r>
    </w:p>
    <w:p w:rsidR="00B955B4" w:rsidRDefault="00B955B4" w:rsidP="00D616FD">
      <w:pPr>
        <w:pStyle w:val="BodyText"/>
        <w:numPr>
          <w:ilvl w:val="0"/>
          <w:numId w:val="24"/>
        </w:numPr>
      </w:pPr>
      <w:r>
        <w:t>Focus on hardware generic and standard independent tests, as the RA is responsible for radio software development and multi standard RBS features.</w:t>
      </w:r>
    </w:p>
    <w:p w:rsidR="00B955B4" w:rsidRDefault="00B955B4" w:rsidP="00D616FD">
      <w:pPr>
        <w:pStyle w:val="BodyText"/>
        <w:numPr>
          <w:ilvl w:val="0"/>
          <w:numId w:val="24"/>
        </w:numPr>
      </w:pPr>
      <w:r>
        <w:t>Use of test driven development to facilitate finding errors in early phases</w:t>
      </w:r>
      <w:r w:rsidRPr="00B47379">
        <w:t xml:space="preserve"> </w:t>
      </w:r>
      <w:r>
        <w:t xml:space="preserve">to </w:t>
      </w:r>
      <w:r w:rsidRPr="00B47379">
        <w:t>ensure efficiency and fair cost of testing</w:t>
      </w:r>
    </w:p>
    <w:p w:rsidR="00B955B4" w:rsidRDefault="00B955B4" w:rsidP="00D616FD">
      <w:pPr>
        <w:pStyle w:val="BodyText"/>
        <w:numPr>
          <w:ilvl w:val="0"/>
          <w:numId w:val="24"/>
        </w:numPr>
      </w:pPr>
      <w:r>
        <w:t>All testing shall be integrated part of the feature development in the cross-functional team to reduce hand overs.</w:t>
      </w:r>
    </w:p>
    <w:p w:rsidR="00B955B4" w:rsidRDefault="00B955B4" w:rsidP="00D616FD">
      <w:pPr>
        <w:pStyle w:val="BodyText"/>
        <w:numPr>
          <w:ilvl w:val="0"/>
          <w:numId w:val="24"/>
        </w:numPr>
      </w:pPr>
      <w:r>
        <w:t>A fully automated legacy feedback loop shall be maintained on radio subsystem level to constantly assure quality.</w:t>
      </w:r>
    </w:p>
    <w:p w:rsidR="00B955B4" w:rsidRPr="00EC37E2" w:rsidRDefault="00B955B4" w:rsidP="00B955B4">
      <w:pPr>
        <w:pStyle w:val="BodyText"/>
      </w:pPr>
      <w:r w:rsidRPr="00EC37E2">
        <w:t xml:space="preserve">More information about the RA Radio test strategy may be found in ref. </w:t>
      </w:r>
      <w:r w:rsidRPr="00EC37E2">
        <w:fldChar w:fldCharType="begin"/>
      </w:r>
      <w:r w:rsidRPr="00EC37E2">
        <w:instrText xml:space="preserve"> REF _Ref329681773 \r \h </w:instrText>
      </w:r>
      <w:r w:rsidRPr="00EC37E2">
        <w:instrText xml:space="preserve"> \* MERGEFORMAT </w:instrText>
      </w:r>
      <w:r w:rsidRPr="00EC37E2">
        <w:fldChar w:fldCharType="separate"/>
      </w:r>
      <w:r w:rsidR="006A5469">
        <w:t>[8]</w:t>
      </w:r>
      <w:r w:rsidRPr="00EC37E2">
        <w:fldChar w:fldCharType="end"/>
      </w:r>
      <w:r w:rsidRPr="00EC37E2">
        <w:t xml:space="preserve">. The test strategy on the PDU level is described in ref. </w:t>
      </w:r>
      <w:r w:rsidRPr="00EC37E2">
        <w:fldChar w:fldCharType="begin"/>
      </w:r>
      <w:r w:rsidRPr="00EC37E2">
        <w:instrText xml:space="preserve"> REF _Ref329681800 \r \h </w:instrText>
      </w:r>
      <w:r w:rsidRPr="00EC37E2">
        <w:instrText xml:space="preserve"> \* MERGEFORMAT </w:instrText>
      </w:r>
      <w:r w:rsidRPr="00EC37E2">
        <w:fldChar w:fldCharType="separate"/>
      </w:r>
      <w:r w:rsidR="006A5469">
        <w:t>[9]</w:t>
      </w:r>
      <w:r w:rsidRPr="00EC37E2">
        <w:fldChar w:fldCharType="end"/>
      </w:r>
      <w:r w:rsidRPr="00EC37E2">
        <w:t>.</w:t>
      </w:r>
    </w:p>
    <w:p w:rsidR="00B955B4" w:rsidRPr="00EC37E2" w:rsidRDefault="00B955B4" w:rsidP="00B955B4">
      <w:pPr>
        <w:pStyle w:val="Heading3"/>
      </w:pPr>
      <w:r>
        <w:t>Verification</w:t>
      </w:r>
      <w:r w:rsidRPr="00EC37E2">
        <w:t xml:space="preserve"> levels</w:t>
      </w:r>
    </w:p>
    <w:p w:rsidR="00B955B4" w:rsidRPr="00EC37E2" w:rsidRDefault="00B955B4" w:rsidP="00B955B4">
      <w:pPr>
        <w:pStyle w:val="BodyText"/>
      </w:pPr>
      <w:r w:rsidRPr="00EC37E2">
        <w:t>The verification is done on the three levels</w:t>
      </w:r>
      <w:r>
        <w:t>, where each level targets different concerns</w:t>
      </w:r>
      <w:r w:rsidRPr="00EC37E2">
        <w:t>:</w:t>
      </w:r>
    </w:p>
    <w:p w:rsidR="00B955B4" w:rsidRPr="00EC37E2" w:rsidRDefault="00FB44D5" w:rsidP="00D616FD">
      <w:pPr>
        <w:pStyle w:val="ListBullet2"/>
        <w:numPr>
          <w:ilvl w:val="0"/>
          <w:numId w:val="27"/>
        </w:numPr>
      </w:pPr>
      <w:r>
        <w:t xml:space="preserve">Radio Application </w:t>
      </w:r>
      <w:r w:rsidR="00B955B4" w:rsidRPr="00EC37E2">
        <w:t>design level</w:t>
      </w:r>
    </w:p>
    <w:p w:rsidR="00B955B4" w:rsidRPr="00EC37E2" w:rsidRDefault="00B955B4" w:rsidP="00D616FD">
      <w:pPr>
        <w:pStyle w:val="ListBullet2"/>
        <w:numPr>
          <w:ilvl w:val="0"/>
          <w:numId w:val="27"/>
        </w:numPr>
      </w:pPr>
      <w:r w:rsidRPr="00EC37E2">
        <w:t>Radio subsystem level</w:t>
      </w:r>
    </w:p>
    <w:p w:rsidR="00B955B4" w:rsidRPr="00EC37E2" w:rsidRDefault="00B955B4" w:rsidP="00D616FD">
      <w:pPr>
        <w:pStyle w:val="ListBullet2"/>
        <w:numPr>
          <w:ilvl w:val="0"/>
          <w:numId w:val="27"/>
        </w:numPr>
      </w:pPr>
      <w:r w:rsidRPr="00EC37E2">
        <w:t>Node level</w:t>
      </w:r>
    </w:p>
    <w:p w:rsidR="00B955B4" w:rsidRDefault="00FB44D5" w:rsidP="00B955B4">
      <w:pPr>
        <w:pStyle w:val="Heading4"/>
      </w:pPr>
      <w:r>
        <w:t xml:space="preserve">Radio Application </w:t>
      </w:r>
      <w:r w:rsidR="00B955B4">
        <w:t>design level</w:t>
      </w:r>
    </w:p>
    <w:p w:rsidR="00B955B4" w:rsidRDefault="00B955B4" w:rsidP="00B955B4">
      <w:pPr>
        <w:pStyle w:val="BodyText"/>
      </w:pPr>
      <w:r>
        <w:t>Principles valid for this level:</w:t>
      </w:r>
    </w:p>
    <w:p w:rsidR="00B955B4" w:rsidRDefault="00B955B4" w:rsidP="00D616FD">
      <w:pPr>
        <w:pStyle w:val="BodyText"/>
        <w:numPr>
          <w:ilvl w:val="0"/>
          <w:numId w:val="26"/>
        </w:numPr>
      </w:pPr>
      <w:r>
        <w:t>Full automation and ease of use to make daily work more efficient</w:t>
      </w:r>
    </w:p>
    <w:p w:rsidR="00B955B4" w:rsidRDefault="00B955B4" w:rsidP="00D616FD">
      <w:pPr>
        <w:pStyle w:val="BodyText"/>
        <w:numPr>
          <w:ilvl w:val="0"/>
          <w:numId w:val="26"/>
        </w:numPr>
      </w:pPr>
      <w:r>
        <w:t>Development of the RU SW is based on design input specifications (DS, IWD etc.) thus the testing shall also be based thereof</w:t>
      </w:r>
    </w:p>
    <w:p w:rsidR="00B955B4" w:rsidRPr="00700920" w:rsidRDefault="00B955B4" w:rsidP="00D616FD">
      <w:pPr>
        <w:pStyle w:val="BodyText"/>
        <w:numPr>
          <w:ilvl w:val="0"/>
          <w:numId w:val="26"/>
        </w:numPr>
      </w:pPr>
      <w:r>
        <w:t>Use of software quality rank (SQR) to get measurable quality.</w:t>
      </w:r>
    </w:p>
    <w:p w:rsidR="00B955B4" w:rsidRDefault="00B955B4" w:rsidP="00B955B4">
      <w:pPr>
        <w:pStyle w:val="BodyText"/>
      </w:pPr>
      <w:r>
        <w:t>Types of tests included</w:t>
      </w:r>
      <w:r w:rsidRPr="00EC37E2">
        <w:t>:</w:t>
      </w:r>
    </w:p>
    <w:p w:rsidR="00B955B4" w:rsidRDefault="00B955B4" w:rsidP="00D616FD">
      <w:pPr>
        <w:pStyle w:val="BodyText"/>
        <w:numPr>
          <w:ilvl w:val="1"/>
          <w:numId w:val="8"/>
        </w:numPr>
      </w:pPr>
      <w:r>
        <w:t>Static test (reviews, static analysis, e.g. with Coverity)</w:t>
      </w:r>
    </w:p>
    <w:p w:rsidR="00B955B4" w:rsidRDefault="00B955B4" w:rsidP="00D616FD">
      <w:pPr>
        <w:pStyle w:val="BodyText"/>
        <w:numPr>
          <w:ilvl w:val="1"/>
          <w:numId w:val="8"/>
        </w:numPr>
      </w:pPr>
      <w:r>
        <w:t>Component test (a.k.a unit test), a white-box test run on host.</w:t>
      </w:r>
    </w:p>
    <w:p w:rsidR="00B955B4" w:rsidRPr="00EC37E2" w:rsidRDefault="00B955B4" w:rsidP="00D616FD">
      <w:pPr>
        <w:pStyle w:val="BodyText"/>
        <w:numPr>
          <w:ilvl w:val="1"/>
          <w:numId w:val="8"/>
        </w:numPr>
      </w:pPr>
      <w:r>
        <w:lastRenderedPageBreak/>
        <w:t>Radio subsystem integration, executed on target, on a wide selection of HW to cover all platforms, driver sets, frequency bands etc.</w:t>
      </w:r>
    </w:p>
    <w:p w:rsidR="00B955B4" w:rsidRPr="00EC37E2" w:rsidRDefault="00B955B4" w:rsidP="00B955B4">
      <w:pPr>
        <w:pStyle w:val="BodyText"/>
      </w:pPr>
      <w:r w:rsidRPr="00EC37E2">
        <w:t>The Radi</w:t>
      </w:r>
      <w:r>
        <w:t xml:space="preserve">o simulator may be used in </w:t>
      </w:r>
      <w:r w:rsidRPr="00EC37E2">
        <w:t>the test activities, especially for debugging.</w:t>
      </w:r>
    </w:p>
    <w:p w:rsidR="00B955B4" w:rsidRPr="00EC37E2" w:rsidRDefault="00B955B4" w:rsidP="00B955B4">
      <w:pPr>
        <w:pStyle w:val="BodyText"/>
      </w:pPr>
      <w:r>
        <w:t xml:space="preserve">Apart from </w:t>
      </w:r>
      <w:r w:rsidRPr="00EC37E2">
        <w:t xml:space="preserve">functional tests, the design </w:t>
      </w:r>
      <w:r>
        <w:t xml:space="preserve">level </w:t>
      </w:r>
      <w:r w:rsidRPr="00EC37E2">
        <w:t>test</w:t>
      </w:r>
      <w:r>
        <w:t>s</w:t>
      </w:r>
      <w:r w:rsidRPr="00EC37E2">
        <w:t xml:space="preserve"> also cover heap, pool and CPU usage. A tool is used </w:t>
      </w:r>
      <w:r>
        <w:t>to detect memory access errors.</w:t>
      </w:r>
    </w:p>
    <w:p w:rsidR="00B955B4" w:rsidRDefault="00B955B4" w:rsidP="00B955B4">
      <w:pPr>
        <w:pStyle w:val="Heading4"/>
      </w:pPr>
      <w:r>
        <w:t>Radio subsystem level</w:t>
      </w:r>
    </w:p>
    <w:p w:rsidR="00B955B4" w:rsidRDefault="00B955B4" w:rsidP="00B955B4">
      <w:pPr>
        <w:pStyle w:val="BodyText"/>
      </w:pPr>
      <w:r>
        <w:t>Principles valid for this level:</w:t>
      </w:r>
    </w:p>
    <w:p w:rsidR="00B955B4" w:rsidRDefault="00B955B4" w:rsidP="00D616FD">
      <w:pPr>
        <w:pStyle w:val="BodyText"/>
        <w:numPr>
          <w:ilvl w:val="0"/>
          <w:numId w:val="28"/>
        </w:numPr>
      </w:pPr>
      <w:r w:rsidRPr="00F52A40">
        <w:t>Testing shall be done from a black-box perspective</w:t>
      </w:r>
      <w:r>
        <w:t xml:space="preserve"> to make sure the product black-box requirements are met.</w:t>
      </w:r>
    </w:p>
    <w:p w:rsidR="00B955B4" w:rsidRDefault="00B955B4" w:rsidP="00D616FD">
      <w:pPr>
        <w:pStyle w:val="BodyText"/>
        <w:numPr>
          <w:ilvl w:val="0"/>
          <w:numId w:val="28"/>
        </w:numPr>
      </w:pPr>
      <w:r>
        <w:t>Cover all radio sub-system functional and non-functional requirements (100% sub-system requirements coverage)</w:t>
      </w:r>
    </w:p>
    <w:p w:rsidR="00B955B4" w:rsidRPr="00F52A40" w:rsidRDefault="00B955B4" w:rsidP="00D616FD">
      <w:pPr>
        <w:pStyle w:val="BodyText"/>
        <w:numPr>
          <w:ilvl w:val="0"/>
          <w:numId w:val="28"/>
        </w:numPr>
      </w:pPr>
      <w:r>
        <w:t>Execution shall be fully automated for efficiency</w:t>
      </w:r>
    </w:p>
    <w:p w:rsidR="00B955B4" w:rsidRDefault="00B955B4" w:rsidP="00B955B4">
      <w:pPr>
        <w:pStyle w:val="ListBullet"/>
        <w:numPr>
          <w:ilvl w:val="0"/>
          <w:numId w:val="0"/>
        </w:numPr>
        <w:ind w:left="2914" w:hanging="362"/>
      </w:pPr>
    </w:p>
    <w:p w:rsidR="00B955B4" w:rsidRDefault="00B955B4" w:rsidP="00B955B4">
      <w:pPr>
        <w:pStyle w:val="ListBullet"/>
        <w:numPr>
          <w:ilvl w:val="0"/>
          <w:numId w:val="0"/>
        </w:numPr>
        <w:ind w:left="2552"/>
      </w:pPr>
      <w:r>
        <w:t>Types of tests included:</w:t>
      </w:r>
    </w:p>
    <w:p w:rsidR="00B955B4" w:rsidRDefault="00B955B4" w:rsidP="00D616FD">
      <w:pPr>
        <w:pStyle w:val="BodyText"/>
        <w:numPr>
          <w:ilvl w:val="1"/>
          <w:numId w:val="8"/>
        </w:numPr>
      </w:pPr>
      <w:r>
        <w:t>Functional verification</w:t>
      </w:r>
    </w:p>
    <w:p w:rsidR="00B955B4" w:rsidRDefault="00B955B4" w:rsidP="00D616FD">
      <w:pPr>
        <w:pStyle w:val="BodyText"/>
        <w:numPr>
          <w:ilvl w:val="1"/>
          <w:numId w:val="8"/>
        </w:numPr>
      </w:pPr>
      <w:r>
        <w:t>Radio performance verification</w:t>
      </w:r>
    </w:p>
    <w:p w:rsidR="00B955B4" w:rsidRDefault="00B955B4" w:rsidP="00D616FD">
      <w:pPr>
        <w:pStyle w:val="BodyText"/>
        <w:numPr>
          <w:ilvl w:val="1"/>
          <w:numId w:val="8"/>
        </w:numPr>
      </w:pPr>
      <w:r>
        <w:t>Characteristics’ verification</w:t>
      </w:r>
    </w:p>
    <w:p w:rsidR="00B955B4" w:rsidRDefault="00B955B4" w:rsidP="00D616FD">
      <w:pPr>
        <w:pStyle w:val="BodyText"/>
        <w:numPr>
          <w:ilvl w:val="1"/>
          <w:numId w:val="8"/>
        </w:numPr>
      </w:pPr>
      <w:r>
        <w:t>Regression test of legacy functionality</w:t>
      </w:r>
    </w:p>
    <w:p w:rsidR="00B955B4" w:rsidRDefault="00B955B4" w:rsidP="00B955B4">
      <w:pPr>
        <w:pStyle w:val="BodyText"/>
        <w:ind w:left="3255"/>
      </w:pPr>
    </w:p>
    <w:p w:rsidR="00B955B4" w:rsidRPr="00EC37E2" w:rsidRDefault="00B955B4" w:rsidP="00B955B4">
      <w:pPr>
        <w:pStyle w:val="ListBullet"/>
        <w:numPr>
          <w:ilvl w:val="0"/>
          <w:numId w:val="0"/>
        </w:numPr>
        <w:ind w:left="2552"/>
      </w:pPr>
      <w:r w:rsidRPr="00EC37E2">
        <w:t>The test environment for these tests conta</w:t>
      </w:r>
      <w:r>
        <w:t xml:space="preserve">ins the target Radio HW and the </w:t>
      </w:r>
      <w:r w:rsidRPr="00EC37E2">
        <w:t xml:space="preserve">target antenna HW, and simulated Digital Unit.  </w:t>
      </w:r>
    </w:p>
    <w:p w:rsidR="00B955B4" w:rsidRDefault="00B955B4" w:rsidP="00B955B4">
      <w:pPr>
        <w:pStyle w:val="Heading4"/>
      </w:pPr>
      <w:r>
        <w:t>Node level</w:t>
      </w:r>
    </w:p>
    <w:p w:rsidR="00B955B4" w:rsidRDefault="00B955B4" w:rsidP="00B955B4">
      <w:pPr>
        <w:pStyle w:val="BodyText"/>
      </w:pPr>
      <w:r>
        <w:t>Principles valid for this level:</w:t>
      </w:r>
    </w:p>
    <w:p w:rsidR="00B955B4" w:rsidRDefault="00B955B4" w:rsidP="00D616FD">
      <w:pPr>
        <w:pStyle w:val="BodyText"/>
        <w:numPr>
          <w:ilvl w:val="0"/>
          <w:numId w:val="29"/>
        </w:numPr>
      </w:pPr>
      <w:r>
        <w:t>Testing shall be based on operator procedures, including planning, preparation, and deployment of the test configuration.</w:t>
      </w:r>
    </w:p>
    <w:p w:rsidR="00B955B4" w:rsidRDefault="00B955B4" w:rsidP="00D616FD">
      <w:pPr>
        <w:pStyle w:val="BodyText"/>
        <w:numPr>
          <w:ilvl w:val="0"/>
          <w:numId w:val="29"/>
        </w:numPr>
      </w:pPr>
      <w:r>
        <w:t>Execution of test cases and monitoring of the multi standard RBS as a black box</w:t>
      </w:r>
    </w:p>
    <w:p w:rsidR="00B955B4" w:rsidRDefault="00B955B4" w:rsidP="00D616FD">
      <w:pPr>
        <w:pStyle w:val="BodyText"/>
        <w:numPr>
          <w:ilvl w:val="0"/>
          <w:numId w:val="29"/>
        </w:numPr>
      </w:pPr>
      <w:r>
        <w:t>Built in observability mechanisms shall be used</w:t>
      </w:r>
    </w:p>
    <w:p w:rsidR="00B955B4" w:rsidRDefault="00B955B4" w:rsidP="00B955B4">
      <w:pPr>
        <w:pStyle w:val="BodyText"/>
      </w:pPr>
      <w:r w:rsidRPr="002C3224">
        <w:t>Types of tests included:</w:t>
      </w:r>
    </w:p>
    <w:p w:rsidR="00B955B4" w:rsidRDefault="00B955B4" w:rsidP="00D616FD">
      <w:pPr>
        <w:pStyle w:val="BodyText"/>
        <w:numPr>
          <w:ilvl w:val="1"/>
          <w:numId w:val="8"/>
        </w:numPr>
      </w:pPr>
      <w:r>
        <w:lastRenderedPageBreak/>
        <w:t>Target</w:t>
      </w:r>
      <w:r w:rsidRPr="002C3224">
        <w:t xml:space="preserve"> errors that are difficult to predict and that allows the syst</w:t>
      </w:r>
      <w:r>
        <w:t>em to be perceived as unstable e</w:t>
      </w:r>
      <w:r w:rsidRPr="002C3224">
        <w:t>.g. real-time effects and interference between different parts of the system which may cause hanging resources, degradation of services, intermittent alarm, and system downtime</w:t>
      </w:r>
      <w:r>
        <w:t>.</w:t>
      </w:r>
    </w:p>
    <w:p w:rsidR="00B955B4" w:rsidRDefault="00B955B4" w:rsidP="00D616FD">
      <w:pPr>
        <w:pStyle w:val="BodyText"/>
        <w:numPr>
          <w:ilvl w:val="1"/>
          <w:numId w:val="8"/>
        </w:numPr>
      </w:pPr>
      <w:r w:rsidRPr="002C3224">
        <w:t>All impacted RAN standards (C/G/W/L) are covered including both single and multi-standard aspects</w:t>
      </w:r>
      <w:r>
        <w:t>.</w:t>
      </w:r>
      <w:r w:rsidR="00753C74">
        <w:t xml:space="preserve"> With ‘L’ is meant both TDD-LTE and FDD-LTE.</w:t>
      </w:r>
    </w:p>
    <w:p w:rsidR="00B955B4" w:rsidRDefault="00B955B4" w:rsidP="00B955B4">
      <w:pPr>
        <w:pStyle w:val="BodyText"/>
      </w:pPr>
      <w:r w:rsidRPr="00EC37E2">
        <w:t>The node level tests are executed on the RBS target HW with simulated neighboring nodes: Ue, RNC, BSC, CN nodes, etc. The RBS configurations are defined by CIRV and consist of multi-standard RBSs equipped with a selection of Radio and antenna unit variants. The selected test cases correspond to the RBS use cases dependent on the Radio functionality.</w:t>
      </w:r>
    </w:p>
    <w:p w:rsidR="00B955B4" w:rsidRPr="00EC37E2" w:rsidRDefault="00B955B4" w:rsidP="00B955B4">
      <w:pPr>
        <w:pStyle w:val="BodyText"/>
      </w:pPr>
      <w:r w:rsidRPr="00EC37E2">
        <w:t xml:space="preserve">After this test level, the </w:t>
      </w:r>
      <w:r w:rsidR="00FB44D5">
        <w:t xml:space="preserve">Radio Application </w:t>
      </w:r>
      <w:r w:rsidRPr="00EC37E2">
        <w:t>is delivered to CIRV where further tests are performed, e.g. interoperability tests, where other nodes are added to the test environment, and all tests requiring the real traffic load.</w:t>
      </w:r>
      <w:r>
        <w:t xml:space="preserve"> The long term goal of node level tests is to c</w:t>
      </w:r>
      <w:r w:rsidRPr="002C3224">
        <w:t>onfirm that all faults are found in earlier phases</w:t>
      </w:r>
      <w:r>
        <w:t>.</w:t>
      </w:r>
    </w:p>
    <w:p w:rsidR="00B955B4" w:rsidRPr="00EC37E2" w:rsidRDefault="00B955B4" w:rsidP="00B955B4">
      <w:pPr>
        <w:pStyle w:val="Heading3"/>
      </w:pPr>
      <w:r w:rsidRPr="00EC37E2">
        <w:t xml:space="preserve">Test </w:t>
      </w:r>
      <w:r>
        <w:t>environment and automated tests</w:t>
      </w:r>
    </w:p>
    <w:p w:rsidR="00B955B4" w:rsidRDefault="00B955B4" w:rsidP="00B955B4">
      <w:pPr>
        <w:pStyle w:val="BodyText"/>
      </w:pPr>
      <w:r w:rsidRPr="00EC37E2">
        <w:t>The test environment consists of</w:t>
      </w:r>
      <w:r>
        <w:t>:</w:t>
      </w:r>
      <w:r w:rsidRPr="00EC37E2">
        <w:t xml:space="preserve"> </w:t>
      </w:r>
    </w:p>
    <w:p w:rsidR="00B955B4" w:rsidRDefault="00B955B4" w:rsidP="00D616FD">
      <w:pPr>
        <w:pStyle w:val="BodyText"/>
        <w:numPr>
          <w:ilvl w:val="0"/>
          <w:numId w:val="25"/>
        </w:numPr>
      </w:pPr>
      <w:r>
        <w:t>The Radio simulator to run tests on host (primarily for white box tests).</w:t>
      </w:r>
    </w:p>
    <w:p w:rsidR="00B955B4" w:rsidRDefault="00B955B4" w:rsidP="00D616FD">
      <w:pPr>
        <w:pStyle w:val="BodyText"/>
        <w:numPr>
          <w:ilvl w:val="0"/>
          <w:numId w:val="25"/>
        </w:numPr>
      </w:pPr>
      <w:r>
        <w:t>A selection of Radio boards connected to a controlling unit, to run tests on stand-alone Radio target HW (for white and black box tests).</w:t>
      </w:r>
    </w:p>
    <w:p w:rsidR="00B955B4" w:rsidRPr="00EC37E2" w:rsidRDefault="00B955B4" w:rsidP="00D616FD">
      <w:pPr>
        <w:pStyle w:val="BodyText"/>
        <w:numPr>
          <w:ilvl w:val="0"/>
          <w:numId w:val="25"/>
        </w:numPr>
      </w:pPr>
      <w:r>
        <w:t>A selection of RBS configurations equipped with Radio HW, to run the node-level tests (primarily for black box tests).</w:t>
      </w:r>
    </w:p>
    <w:p w:rsidR="00B955B4" w:rsidRDefault="00B955B4" w:rsidP="00B955B4">
      <w:pPr>
        <w:pStyle w:val="BodyText"/>
        <w:rPr>
          <w:ins w:id="723" w:author="Anders Marklund O" w:date="2017-08-18T14:25:00Z"/>
        </w:rPr>
      </w:pPr>
      <w:r w:rsidRPr="00EC37E2">
        <w:t xml:space="preserve">Automated tests may be pre-scheduled or run on demand. For the scheduled tests, the </w:t>
      </w:r>
      <w:r w:rsidR="00FB44D5">
        <w:t xml:space="preserve">Radio Application </w:t>
      </w:r>
      <w:r w:rsidRPr="00EC37E2">
        <w:t>build starts at fixed intervals and captures the earlier SW deliveries. A successful build is followed by a test suit, whose results are stored for a later analysis. When debugging, a similar sequence, but with customized test cases and</w:t>
      </w:r>
      <w:r>
        <w:t xml:space="preserve"> traces, is executed on demand.</w:t>
      </w:r>
    </w:p>
    <w:p w:rsidR="00756A89" w:rsidRDefault="00756A89" w:rsidP="00756A89">
      <w:pPr>
        <w:pStyle w:val="Heading1"/>
        <w:rPr>
          <w:ins w:id="724" w:author="Anders Marklund O" w:date="2017-08-18T14:25:00Z"/>
        </w:rPr>
        <w:pPrChange w:id="725" w:author="Anders Marklund O" w:date="2017-08-18T14:25:00Z">
          <w:pPr>
            <w:pStyle w:val="BodyText"/>
          </w:pPr>
        </w:pPrChange>
      </w:pPr>
      <w:bookmarkStart w:id="726" w:name="_Toc38649746"/>
      <w:ins w:id="727" w:author="Anders Marklund O" w:date="2017-08-18T14:25:00Z">
        <w:r>
          <w:t>ETSW</w:t>
        </w:r>
        <w:bookmarkEnd w:id="726"/>
      </w:ins>
    </w:p>
    <w:p w:rsidR="00756A89" w:rsidRDefault="000607D5" w:rsidP="00B955B4">
      <w:pPr>
        <w:pStyle w:val="BodyText"/>
        <w:rPr>
          <w:ins w:id="728" w:author="Ismat Halabi" w:date="2020-04-24T19:39:00Z"/>
        </w:rPr>
      </w:pPr>
      <w:ins w:id="729" w:author="Anders Marklund O" w:date="2017-08-18T14:27:00Z">
        <w:r>
          <w:t>It is possible to build a special version of the Radio Application for p</w:t>
        </w:r>
      </w:ins>
      <w:ins w:id="730" w:author="Anders Marklund O" w:date="2017-08-18T14:25:00Z">
        <w:r w:rsidR="00756A89">
          <w:t>roduction test</w:t>
        </w:r>
      </w:ins>
      <w:ins w:id="731" w:author="Anders Marklund O" w:date="2017-08-18T14:28:00Z">
        <w:r>
          <w:t>.</w:t>
        </w:r>
      </w:ins>
      <w:ins w:id="732" w:author="Anders Marklund O" w:date="2017-08-18T14:25:00Z">
        <w:r>
          <w:t xml:space="preserve"> </w:t>
        </w:r>
      </w:ins>
      <w:ins w:id="733" w:author="Anders Marklund O" w:date="2017-08-18T14:28:00Z">
        <w:r>
          <w:t>This chapter will contain information about the production test software ETSW.</w:t>
        </w:r>
      </w:ins>
    </w:p>
    <w:p w:rsidR="00B02BE8" w:rsidRDefault="00B02BE8" w:rsidP="00B02BE8">
      <w:pPr>
        <w:pStyle w:val="Heading1"/>
        <w:rPr>
          <w:ins w:id="734" w:author="Ismat Halabi" w:date="2020-04-24T19:39:00Z"/>
        </w:rPr>
      </w:pPr>
      <w:bookmarkStart w:id="735" w:name="_Toc38649747"/>
      <w:ins w:id="736" w:author="Ismat Halabi" w:date="2020-04-24T19:39:00Z">
        <w:r>
          <w:lastRenderedPageBreak/>
          <w:t>RSWoS</w:t>
        </w:r>
        <w:bookmarkEnd w:id="735"/>
      </w:ins>
    </w:p>
    <w:p w:rsidR="00B02BE8" w:rsidRDefault="00B02BE8" w:rsidP="00B02BE8">
      <w:pPr>
        <w:pStyle w:val="BodyText"/>
        <w:ind w:left="2551"/>
        <w:rPr>
          <w:ins w:id="737" w:author="Ismat Halabi" w:date="2020-04-24T19:39:00Z"/>
        </w:rPr>
      </w:pPr>
      <w:ins w:id="738" w:author="Ismat Halabi" w:date="2020-04-24T19:39:00Z">
        <w:r>
          <w:t>The Radio SW on Stub (RSWoS) consists of the higher layers in Radio Application stubbed at the Service Control layer, XCS, and simulated RICR. Within Radio Application, it stubs HW specific parts.</w:t>
        </w:r>
      </w:ins>
    </w:p>
    <w:p w:rsidR="00B02BE8" w:rsidRDefault="00B02BE8" w:rsidP="00B02BE8">
      <w:pPr>
        <w:pStyle w:val="BodyText"/>
        <w:ind w:left="2551"/>
        <w:rPr>
          <w:ins w:id="739" w:author="Ismat Halabi" w:date="2020-04-24T19:39:00Z"/>
        </w:rPr>
      </w:pPr>
      <w:ins w:id="740" w:author="Ismat Halabi" w:date="2020-04-24T19:39:00Z">
        <w:r>
          <w:t xml:space="preserve">RSWoS is used with C2RS (C2 Radio Simulator) to perform Baseband and </w:t>
        </w:r>
      </w:ins>
      <w:ins w:id="741" w:author="Ismat Halabi" w:date="2020-04-24T19:47:00Z">
        <w:r w:rsidR="00192BE6">
          <w:t>n</w:t>
        </w:r>
      </w:ins>
      <w:ins w:id="742" w:author="Ismat Halabi" w:date="2020-04-24T19:39:00Z">
        <w:r>
          <w:t>ode tests with</w:t>
        </w:r>
      </w:ins>
      <w:ins w:id="743" w:author="Ismat Halabi" w:date="2020-04-24T19:40:00Z">
        <w:r>
          <w:t>out radio boards.</w:t>
        </w:r>
      </w:ins>
    </w:p>
    <w:p w:rsidR="00B02BE8" w:rsidRDefault="00B02BE8" w:rsidP="00B02BE8">
      <w:pPr>
        <w:pStyle w:val="BodyText"/>
        <w:ind w:left="2551"/>
        <w:rPr>
          <w:ins w:id="744" w:author="Ismat Halabi" w:date="2020-04-24T19:39:00Z"/>
        </w:rPr>
      </w:pPr>
      <w:ins w:id="745" w:author="Ismat Halabi" w:date="2020-04-24T19:39:00Z">
        <w:r>
          <w:t xml:space="preserve">RSWoS must use identical code to the HW agnostic part of Radio Application (OM, Resource, and Common layers). There should be no #ifdef / </w:t>
        </w:r>
      </w:ins>
      <w:ins w:id="746" w:author="Ismat Halabi" w:date="2020-04-24T19:47:00Z">
        <w:r w:rsidR="00DF6700">
          <w:t>#</w:t>
        </w:r>
      </w:ins>
      <w:ins w:id="747" w:author="Ismat Halabi" w:date="2020-04-24T19:39:00Z">
        <w:r>
          <w:t xml:space="preserve">ifndef </w:t>
        </w:r>
      </w:ins>
      <w:ins w:id="748" w:author="Ismat Halabi" w:date="2020-04-24T19:43:00Z">
        <w:r w:rsidR="00B16E5C">
          <w:t xml:space="preserve">related to </w:t>
        </w:r>
      </w:ins>
      <w:ins w:id="749" w:author="Ismat Halabi" w:date="2020-04-24T19:39:00Z">
        <w:r>
          <w:t>RSWoS in this code.</w:t>
        </w:r>
      </w:ins>
    </w:p>
    <w:p w:rsidR="00B02BE8" w:rsidRPr="00EC37E2" w:rsidRDefault="00B02BE8" w:rsidP="00B02BE8">
      <w:pPr>
        <w:pStyle w:val="BodyText"/>
        <w:ind w:left="2551"/>
        <w:pPrChange w:id="750" w:author="Ismat Halabi" w:date="2020-04-24T19:41:00Z">
          <w:pPr>
            <w:pStyle w:val="BodyText"/>
          </w:pPr>
        </w:pPrChange>
      </w:pPr>
      <w:ins w:id="751" w:author="Ismat Halabi" w:date="2020-04-24T19:39:00Z">
        <w:r>
          <w:t xml:space="preserve">At startup, Radio Application reads the </w:t>
        </w:r>
      </w:ins>
      <w:ins w:id="752" w:author="Ismat Halabi" w:date="2020-04-24T19:40:00Z">
        <w:r>
          <w:t xml:space="preserve">database to decide if it </w:t>
        </w:r>
      </w:ins>
      <w:ins w:id="753" w:author="Ismat Halabi" w:date="2020-04-24T19:43:00Z">
        <w:r w:rsidR="007636DF">
          <w:t>must</w:t>
        </w:r>
      </w:ins>
      <w:ins w:id="754" w:author="Ismat Halabi" w:date="2020-04-24T19:40:00Z">
        <w:r>
          <w:t xml:space="preserve"> instantiate</w:t>
        </w:r>
      </w:ins>
      <w:ins w:id="755" w:author="Ismat Halabi" w:date="2020-04-24T19:39:00Z">
        <w:r>
          <w:t xml:space="preserve"> stubbed service controllers and services instead of real ones.</w:t>
        </w:r>
      </w:ins>
    </w:p>
    <w:p w:rsidR="008C6DC1" w:rsidRDefault="008C6DC1" w:rsidP="008C6DC1">
      <w:pPr>
        <w:pStyle w:val="Heading1"/>
      </w:pPr>
      <w:bookmarkStart w:id="756" w:name="_Toc327433990"/>
      <w:bookmarkStart w:id="757" w:name="_Toc327434167"/>
      <w:bookmarkStart w:id="758" w:name="_Toc334789258"/>
      <w:bookmarkStart w:id="759" w:name="_Toc361295946"/>
      <w:bookmarkStart w:id="760" w:name="_Toc363737964"/>
      <w:bookmarkStart w:id="761" w:name="_Toc38649748"/>
      <w:r w:rsidRPr="00EC37E2">
        <w:t>Terminology</w:t>
      </w:r>
      <w:bookmarkEnd w:id="756"/>
      <w:bookmarkEnd w:id="757"/>
      <w:bookmarkEnd w:id="758"/>
      <w:bookmarkEnd w:id="759"/>
      <w:bookmarkEnd w:id="760"/>
      <w:bookmarkEnd w:id="761"/>
    </w:p>
    <w:p w:rsidR="00771A36" w:rsidRPr="00771A36" w:rsidRDefault="00771A36" w:rsidP="00771A36">
      <w:pPr>
        <w:pStyle w:val="BodyText"/>
        <w:rPr>
          <w:b/>
          <w:i/>
          <w:color w:val="FF0000"/>
        </w:rPr>
      </w:pPr>
      <w:r w:rsidRPr="00771A36">
        <w:rPr>
          <w:b/>
          <w:i/>
          <w:color w:val="FF0000"/>
        </w:rPr>
        <w:t xml:space="preserve">Please note that </w:t>
      </w:r>
      <w:r>
        <w:rPr>
          <w:b/>
          <w:i/>
          <w:color w:val="FF0000"/>
        </w:rPr>
        <w:t>t</w:t>
      </w:r>
      <w:r w:rsidRPr="00771A36">
        <w:rPr>
          <w:b/>
          <w:i/>
          <w:color w:val="FF0000"/>
        </w:rPr>
        <w:t>his chapter is preliminary! It has not been reviewed and should therefore not be seen as canon.</w:t>
      </w:r>
    </w:p>
    <w:p w:rsidR="00F80746" w:rsidRDefault="00F80746" w:rsidP="00F80746">
      <w:pPr>
        <w:pStyle w:val="Heading2"/>
      </w:pPr>
      <w:bookmarkStart w:id="762" w:name="_Toc381366304"/>
      <w:bookmarkStart w:id="763" w:name="_Toc38649749"/>
      <w:r>
        <w:t>Service</w:t>
      </w:r>
      <w:bookmarkEnd w:id="762"/>
      <w:bookmarkEnd w:id="763"/>
    </w:p>
    <w:p w:rsidR="00F80746" w:rsidRDefault="00F80746" w:rsidP="00F80746">
      <w:pPr>
        <w:pStyle w:val="BodyText"/>
      </w:pPr>
      <w:r>
        <w:t xml:space="preserve">A </w:t>
      </w:r>
      <w:r w:rsidRPr="00A80505">
        <w:rPr>
          <w:i/>
        </w:rPr>
        <w:t>Service</w:t>
      </w:r>
      <w:r>
        <w:t xml:space="preserve"> in the context of the Radio Application Software is one part of the software representation of a certain </w:t>
      </w:r>
      <w:r w:rsidRPr="00A80505">
        <w:rPr>
          <w:i/>
        </w:rPr>
        <w:t>Functional Block</w:t>
      </w:r>
      <w:r>
        <w:t xml:space="preserve">. The </w:t>
      </w:r>
      <w:r w:rsidRPr="00A80505">
        <w:rPr>
          <w:i/>
        </w:rPr>
        <w:t>Functional Block</w:t>
      </w:r>
      <w:r>
        <w:t xml:space="preserve"> may be represented by both hardware and software, i.e. they form the </w:t>
      </w:r>
      <w:r w:rsidRPr="00A80505">
        <w:rPr>
          <w:i/>
        </w:rPr>
        <w:t>Functional Block</w:t>
      </w:r>
      <w:r>
        <w:t xml:space="preserve"> together. A </w:t>
      </w:r>
      <w:r w:rsidRPr="00A80505">
        <w:rPr>
          <w:i/>
        </w:rPr>
        <w:t>Service</w:t>
      </w:r>
      <w:r>
        <w:t xml:space="preserve"> shall be hardware aware in the sense that it must know how the hardware works as the </w:t>
      </w:r>
      <w:r w:rsidRPr="00A80505">
        <w:rPr>
          <w:i/>
        </w:rPr>
        <w:t>Service</w:t>
      </w:r>
      <w:r>
        <w:t xml:space="preserve"> implements the behavior of the </w:t>
      </w:r>
      <w:r w:rsidRPr="00A80505">
        <w:rPr>
          <w:i/>
        </w:rPr>
        <w:t>Functional Block</w:t>
      </w:r>
      <w:r>
        <w:t xml:space="preserve">. The access to the hardware, from the </w:t>
      </w:r>
      <w:r w:rsidRPr="00A80505">
        <w:rPr>
          <w:i/>
        </w:rPr>
        <w:t>Service</w:t>
      </w:r>
      <w:r>
        <w:t xml:space="preserve"> point of view, is abstracted by the </w:t>
      </w:r>
      <w:r w:rsidRPr="00A80505">
        <w:rPr>
          <w:i/>
        </w:rPr>
        <w:t>Driver</w:t>
      </w:r>
      <w:r>
        <w:t xml:space="preserve">. The </w:t>
      </w:r>
      <w:r w:rsidRPr="00A80505">
        <w:rPr>
          <w:i/>
        </w:rPr>
        <w:t>Driver</w:t>
      </w:r>
      <w:r>
        <w:t xml:space="preserve"> provides a Resource Handler or Resource Object the </w:t>
      </w:r>
      <w:r w:rsidRPr="00A80505">
        <w:rPr>
          <w:i/>
        </w:rPr>
        <w:t>Service</w:t>
      </w:r>
      <w:r>
        <w:t xml:space="preserve"> will use to perform the behavioral control of the hardware.</w:t>
      </w:r>
    </w:p>
    <w:p w:rsidR="00F80746" w:rsidRDefault="00F80746" w:rsidP="00F80746">
      <w:pPr>
        <w:pStyle w:val="BodyText"/>
      </w:pPr>
      <w:r>
        <w:t xml:space="preserve">A </w:t>
      </w:r>
      <w:r w:rsidRPr="00A80505">
        <w:rPr>
          <w:i/>
        </w:rPr>
        <w:t>Service</w:t>
      </w:r>
      <w:r>
        <w:t xml:space="preserve"> shall implement one or more interfaces which present the methods available for the </w:t>
      </w:r>
      <w:r w:rsidRPr="00A80505">
        <w:rPr>
          <w:i/>
        </w:rPr>
        <w:t>Controller</w:t>
      </w:r>
      <w:r>
        <w:t xml:space="preserve"> to use. The methods shall be separated and put into different interfaces according to what type of functionality they present, i.e. control and supervision.</w:t>
      </w:r>
    </w:p>
    <w:p w:rsidR="00F80746" w:rsidRDefault="00F80746" w:rsidP="00F80746">
      <w:pPr>
        <w:pStyle w:val="BodyText"/>
      </w:pPr>
      <w:r>
        <w:t xml:space="preserve">A </w:t>
      </w:r>
      <w:r w:rsidRPr="00A80505">
        <w:rPr>
          <w:i/>
        </w:rPr>
        <w:t>Service</w:t>
      </w:r>
      <w:r>
        <w:t xml:space="preserve"> may be composed by one or more classes and can be referred to as a </w:t>
      </w:r>
      <w:r w:rsidRPr="00A80505">
        <w:rPr>
          <w:i/>
        </w:rPr>
        <w:t>Component</w:t>
      </w:r>
      <w:r>
        <w:t>.</w:t>
      </w:r>
    </w:p>
    <w:p w:rsidR="00F80746" w:rsidRDefault="00F80746" w:rsidP="00F80746">
      <w:pPr>
        <w:pStyle w:val="Heading2"/>
      </w:pPr>
      <w:bookmarkStart w:id="764" w:name="_Toc381366305"/>
      <w:bookmarkStart w:id="765" w:name="_Toc38649750"/>
      <w:r>
        <w:t>Controller</w:t>
      </w:r>
      <w:bookmarkEnd w:id="764"/>
      <w:bookmarkEnd w:id="765"/>
    </w:p>
    <w:p w:rsidR="00F80746" w:rsidRDefault="00F80746" w:rsidP="00F80746">
      <w:pPr>
        <w:pStyle w:val="BodyText"/>
      </w:pPr>
      <w:r>
        <w:t xml:space="preserve">A </w:t>
      </w:r>
      <w:r w:rsidRPr="00A80505">
        <w:rPr>
          <w:i/>
        </w:rPr>
        <w:t>Controller</w:t>
      </w:r>
      <w:r>
        <w:t xml:space="preserve"> is a </w:t>
      </w:r>
      <w:r w:rsidRPr="00A80505">
        <w:rPr>
          <w:i/>
        </w:rPr>
        <w:t>Component</w:t>
      </w:r>
      <w:r>
        <w:t xml:space="preserve"> which has the responsibility to orchestrate and control </w:t>
      </w:r>
      <w:r w:rsidRPr="00062A68">
        <w:rPr>
          <w:i/>
        </w:rPr>
        <w:t>Services</w:t>
      </w:r>
      <w:r>
        <w:t xml:space="preserve">. The </w:t>
      </w:r>
      <w:r w:rsidRPr="00062A68">
        <w:rPr>
          <w:i/>
        </w:rPr>
        <w:t>Controller</w:t>
      </w:r>
      <w:r>
        <w:t xml:space="preserve"> shall not implement logics that should reside in a </w:t>
      </w:r>
      <w:r w:rsidRPr="00062A68">
        <w:rPr>
          <w:i/>
        </w:rPr>
        <w:t>Service</w:t>
      </w:r>
      <w:r>
        <w:t xml:space="preserve">, hence the </w:t>
      </w:r>
      <w:r w:rsidRPr="00062A68">
        <w:rPr>
          <w:i/>
        </w:rPr>
        <w:t>Controller</w:t>
      </w:r>
      <w:r>
        <w:t xml:space="preserve"> is more decoupled with the hardware but may still be depending on the hardware it runs on (for example, the </w:t>
      </w:r>
      <w:r w:rsidRPr="00062A68">
        <w:rPr>
          <w:i/>
        </w:rPr>
        <w:t>Controllers</w:t>
      </w:r>
      <w:r>
        <w:t xml:space="preserve"> between two different hardware deployments could differ in what type of </w:t>
      </w:r>
      <w:r w:rsidRPr="00062A68">
        <w:rPr>
          <w:i/>
        </w:rPr>
        <w:t>Services</w:t>
      </w:r>
      <w:r>
        <w:t xml:space="preserve"> the hardware presents).</w:t>
      </w:r>
    </w:p>
    <w:p w:rsidR="00F80746" w:rsidRDefault="00F80746" w:rsidP="00F80746">
      <w:pPr>
        <w:pStyle w:val="Heading2"/>
      </w:pPr>
      <w:bookmarkStart w:id="766" w:name="_Toc381366306"/>
      <w:bookmarkStart w:id="767" w:name="_Toc38649751"/>
      <w:r>
        <w:lastRenderedPageBreak/>
        <w:t>Driver</w:t>
      </w:r>
      <w:bookmarkEnd w:id="766"/>
      <w:bookmarkEnd w:id="767"/>
    </w:p>
    <w:p w:rsidR="00F80746" w:rsidRDefault="00F80746" w:rsidP="00F80746">
      <w:pPr>
        <w:pStyle w:val="BodyText"/>
      </w:pPr>
      <w:r>
        <w:t xml:space="preserve">A </w:t>
      </w:r>
      <w:r w:rsidRPr="00062A68">
        <w:rPr>
          <w:i/>
        </w:rPr>
        <w:t>Driver</w:t>
      </w:r>
      <w:r>
        <w:t xml:space="preserve"> provides the </w:t>
      </w:r>
      <w:r w:rsidRPr="00062A68">
        <w:rPr>
          <w:i/>
        </w:rPr>
        <w:t>Service</w:t>
      </w:r>
      <w:r>
        <w:t xml:space="preserve"> with the means of accessing a hardware component. The </w:t>
      </w:r>
      <w:r w:rsidRPr="00062A68">
        <w:rPr>
          <w:i/>
        </w:rPr>
        <w:t>Driver</w:t>
      </w:r>
      <w:r>
        <w:t xml:space="preserve"> shall not contain business logic; that is being done by the </w:t>
      </w:r>
      <w:r w:rsidRPr="00062A68">
        <w:rPr>
          <w:i/>
        </w:rPr>
        <w:t>Service</w:t>
      </w:r>
      <w:r>
        <w:t>. One reason for decoupling the access from the logic is to be able to offer early access to the hardware design verification.</w:t>
      </w:r>
    </w:p>
    <w:p w:rsidR="00F80746" w:rsidRDefault="00F80746" w:rsidP="00F80746">
      <w:pPr>
        <w:pStyle w:val="Heading2"/>
      </w:pPr>
      <w:bookmarkStart w:id="768" w:name="_Toc381366307"/>
      <w:bookmarkStart w:id="769" w:name="_Toc38649752"/>
      <w:r>
        <w:t>Component</w:t>
      </w:r>
      <w:bookmarkEnd w:id="768"/>
      <w:bookmarkEnd w:id="769"/>
    </w:p>
    <w:p w:rsidR="00F80746" w:rsidRDefault="00F80746" w:rsidP="00F80746">
      <w:pPr>
        <w:pStyle w:val="BodyText"/>
      </w:pPr>
      <w:r>
        <w:t xml:space="preserve">A Component is class or a set of classes with high coherency. Instead of introducing yet another definition for “component of components”, such as “Package”, the component can be comprised by </w:t>
      </w:r>
      <w:r w:rsidRPr="00062A68">
        <w:rPr>
          <w:i/>
        </w:rPr>
        <w:t>Components</w:t>
      </w:r>
      <w:r>
        <w:t xml:space="preserve"> (or sub-</w:t>
      </w:r>
      <w:r w:rsidRPr="00062A68">
        <w:rPr>
          <w:i/>
        </w:rPr>
        <w:t>Components</w:t>
      </w:r>
      <w:r>
        <w:t>).</w:t>
      </w:r>
    </w:p>
    <w:p w:rsidR="00F80746" w:rsidRDefault="00F80746" w:rsidP="00F80746">
      <w:pPr>
        <w:pStyle w:val="Heading2"/>
      </w:pPr>
      <w:bookmarkStart w:id="770" w:name="_Toc381366308"/>
      <w:bookmarkStart w:id="771" w:name="_Toc38649753"/>
      <w:r>
        <w:t>Module</w:t>
      </w:r>
      <w:bookmarkEnd w:id="770"/>
      <w:bookmarkEnd w:id="771"/>
    </w:p>
    <w:p w:rsidR="00F80746" w:rsidRDefault="00F80746" w:rsidP="00F80746">
      <w:pPr>
        <w:pStyle w:val="BodyText"/>
      </w:pPr>
      <w:r>
        <w:t xml:space="preserve">A </w:t>
      </w:r>
      <w:r w:rsidRPr="000978B3">
        <w:rPr>
          <w:i/>
        </w:rPr>
        <w:t>Module</w:t>
      </w:r>
      <w:r>
        <w:t xml:space="preserve"> is a set of </w:t>
      </w:r>
      <w:r w:rsidRPr="000978B3">
        <w:rPr>
          <w:i/>
        </w:rPr>
        <w:t>Components</w:t>
      </w:r>
      <w:r>
        <w:t xml:space="preserve">; </w:t>
      </w:r>
      <w:r w:rsidRPr="000978B3">
        <w:rPr>
          <w:i/>
        </w:rPr>
        <w:t>Services</w:t>
      </w:r>
      <w:r>
        <w:t xml:space="preserve"> and </w:t>
      </w:r>
      <w:r w:rsidRPr="000978B3">
        <w:rPr>
          <w:i/>
        </w:rPr>
        <w:t>Controllers</w:t>
      </w:r>
      <w:r>
        <w:t xml:space="preserve">. A </w:t>
      </w:r>
      <w:r w:rsidRPr="000978B3">
        <w:rPr>
          <w:i/>
        </w:rPr>
        <w:t>Module</w:t>
      </w:r>
      <w:r>
        <w:t xml:space="preserve"> is a governing instance for a major part of the hardware and is the level of granularity chosen to present the functional abstraction of a radio.</w:t>
      </w:r>
    </w:p>
    <w:p w:rsidR="00F80746" w:rsidRDefault="00F80746" w:rsidP="00F80746">
      <w:pPr>
        <w:pStyle w:val="BodyText"/>
      </w:pPr>
      <w:r>
        <w:t xml:space="preserve">The Radio Application contains, but is not restricted to, the following </w:t>
      </w:r>
      <w:r w:rsidRPr="00F90BF6">
        <w:rPr>
          <w:i/>
        </w:rPr>
        <w:t>Modules</w:t>
      </w:r>
      <w:r>
        <w:t>:</w:t>
      </w:r>
    </w:p>
    <w:p w:rsidR="00F80746" w:rsidRDefault="00F80746" w:rsidP="00F80746">
      <w:pPr>
        <w:pStyle w:val="BodyText"/>
        <w:numPr>
          <w:ilvl w:val="0"/>
          <w:numId w:val="33"/>
        </w:numPr>
      </w:pPr>
      <w:r>
        <w:t>TX Module</w:t>
      </w:r>
    </w:p>
    <w:p w:rsidR="00F80746" w:rsidRDefault="00F80746" w:rsidP="00F80746">
      <w:pPr>
        <w:pStyle w:val="BodyText"/>
        <w:numPr>
          <w:ilvl w:val="0"/>
          <w:numId w:val="33"/>
        </w:numPr>
      </w:pPr>
      <w:r>
        <w:t>RX Module</w:t>
      </w:r>
    </w:p>
    <w:p w:rsidR="00F80746" w:rsidRDefault="00F80746" w:rsidP="00F80746">
      <w:pPr>
        <w:pStyle w:val="BodyText"/>
        <w:numPr>
          <w:ilvl w:val="0"/>
          <w:numId w:val="33"/>
        </w:numPr>
      </w:pPr>
      <w:r>
        <w:t>Equipment Module</w:t>
      </w:r>
    </w:p>
    <w:p w:rsidR="00F80746" w:rsidRDefault="00F80746" w:rsidP="00F80746">
      <w:pPr>
        <w:pStyle w:val="BodyText"/>
        <w:numPr>
          <w:ilvl w:val="0"/>
          <w:numId w:val="33"/>
        </w:numPr>
      </w:pPr>
      <w:r>
        <w:t>Antenna Module</w:t>
      </w:r>
    </w:p>
    <w:p w:rsidR="00F80746" w:rsidRDefault="00F80746" w:rsidP="00F80746">
      <w:pPr>
        <w:pStyle w:val="BodyText"/>
      </w:pPr>
      <w:r>
        <w:t xml:space="preserve">Every </w:t>
      </w:r>
      <w:r w:rsidRPr="00F90BF6">
        <w:rPr>
          <w:i/>
        </w:rPr>
        <w:t>Module</w:t>
      </w:r>
      <w:r>
        <w:t xml:space="preserve"> is responsible for a certain part of the Radio.</w:t>
      </w:r>
    </w:p>
    <w:p w:rsidR="00F80746" w:rsidRDefault="00F80746" w:rsidP="00F80746">
      <w:pPr>
        <w:pStyle w:val="BodyText"/>
      </w:pPr>
      <w:r>
        <w:t xml:space="preserve">A Module consists of one or more </w:t>
      </w:r>
      <w:r w:rsidRPr="00F90BF6">
        <w:rPr>
          <w:i/>
        </w:rPr>
        <w:t>Controllers</w:t>
      </w:r>
      <w:r>
        <w:t xml:space="preserve"> and the </w:t>
      </w:r>
      <w:r w:rsidRPr="00F90BF6">
        <w:rPr>
          <w:i/>
        </w:rPr>
        <w:t>Services</w:t>
      </w:r>
      <w:r>
        <w:t xml:space="preserve"> needed to control the </w:t>
      </w:r>
      <w:r w:rsidRPr="00F90BF6">
        <w:rPr>
          <w:i/>
        </w:rPr>
        <w:t>Functional Blocks</w:t>
      </w:r>
      <w:r>
        <w:t xml:space="preserve"> associated with the specific domain.</w:t>
      </w:r>
    </w:p>
    <w:p w:rsidR="00F80746" w:rsidRDefault="00F80746" w:rsidP="00F80746">
      <w:pPr>
        <w:pStyle w:val="Heading2"/>
      </w:pPr>
      <w:bookmarkStart w:id="772" w:name="_Toc381366309"/>
      <w:bookmarkStart w:id="773" w:name="_Toc38649754"/>
      <w:r>
        <w:t>Functional Block</w:t>
      </w:r>
      <w:bookmarkEnd w:id="772"/>
      <w:bookmarkEnd w:id="773"/>
    </w:p>
    <w:p w:rsidR="00F80746" w:rsidRDefault="00F80746" w:rsidP="00F80746">
      <w:pPr>
        <w:pStyle w:val="BodyText"/>
      </w:pPr>
      <w:r>
        <w:t xml:space="preserve">A </w:t>
      </w:r>
      <w:r w:rsidRPr="00062A68">
        <w:rPr>
          <w:i/>
        </w:rPr>
        <w:t>Functional Block</w:t>
      </w:r>
      <w:r>
        <w:t xml:space="preserve"> can be comprised by software or hardware only, but is most often an aggregation of hardware and software and consists of four parts; hardware component, software </w:t>
      </w:r>
      <w:r w:rsidRPr="00062A68">
        <w:rPr>
          <w:i/>
        </w:rPr>
        <w:t>Driver</w:t>
      </w:r>
      <w:r>
        <w:t xml:space="preserve">, software </w:t>
      </w:r>
      <w:r w:rsidRPr="00062A68">
        <w:rPr>
          <w:i/>
        </w:rPr>
        <w:t>Service</w:t>
      </w:r>
      <w:r>
        <w:t xml:space="preserve"> and configuration data (in the database). If the </w:t>
      </w:r>
      <w:r w:rsidRPr="00062A68">
        <w:rPr>
          <w:i/>
        </w:rPr>
        <w:t>Functional Block</w:t>
      </w:r>
      <w:r>
        <w:t xml:space="preserve"> is implemented on a single device, the </w:t>
      </w:r>
      <w:r w:rsidRPr="00062A68">
        <w:rPr>
          <w:i/>
        </w:rPr>
        <w:t>Driver</w:t>
      </w:r>
      <w:r>
        <w:t xml:space="preserve"> and the </w:t>
      </w:r>
      <w:r w:rsidRPr="00062A68">
        <w:rPr>
          <w:i/>
        </w:rPr>
        <w:t>Service</w:t>
      </w:r>
      <w:r>
        <w:t xml:space="preserve"> will reside in the same domain. In a distributed system (such as the RDS), the </w:t>
      </w:r>
      <w:r w:rsidRPr="00062A68">
        <w:rPr>
          <w:i/>
        </w:rPr>
        <w:t>Functional Block</w:t>
      </w:r>
      <w:r>
        <w:t xml:space="preserve"> may be distributed between the different systems, for example the Service may reside on one part of the system, while the </w:t>
      </w:r>
      <w:r w:rsidRPr="00062A68">
        <w:rPr>
          <w:i/>
        </w:rPr>
        <w:t>Driver</w:t>
      </w:r>
      <w:r>
        <w:t xml:space="preserve"> and hardware component may reside on the other part of the system.</w:t>
      </w:r>
      <w:r w:rsidRPr="009811D7">
        <w:t xml:space="preserve"> </w:t>
      </w:r>
    </w:p>
    <w:p w:rsidR="00F80746" w:rsidRDefault="00F80746" w:rsidP="00F80746">
      <w:pPr>
        <w:pStyle w:val="BodyText"/>
        <w:keepNext/>
        <w:ind w:firstLine="992"/>
      </w:pPr>
      <w:r>
        <w:lastRenderedPageBreak/>
        <w:pict>
          <v:shape id="_x0000_i1052" type="#_x0000_t75" style="width:255pt;height:238.2pt">
            <v:imagedata r:id="rId39" o:title="functional_block"/>
          </v:shape>
        </w:pict>
      </w:r>
    </w:p>
    <w:p w:rsidR="00F80746" w:rsidRDefault="00F80746" w:rsidP="00F80746">
      <w:pPr>
        <w:pStyle w:val="Caption"/>
      </w:pPr>
      <w:r>
        <w:t xml:space="preserve">Figure </w:t>
      </w:r>
      <w:fldSimple w:instr=" SEQ Figure \* ARABIC ">
        <w:r w:rsidR="006A5469">
          <w:rPr>
            <w:noProof/>
          </w:rPr>
          <w:t>24</w:t>
        </w:r>
      </w:fldSimple>
      <w:r>
        <w:t xml:space="preserve"> Functional Block concept</w:t>
      </w:r>
    </w:p>
    <w:p w:rsidR="00F80746" w:rsidRDefault="00F80746" w:rsidP="00F80746">
      <w:pPr>
        <w:pStyle w:val="BodyText"/>
      </w:pPr>
      <w:r>
        <w:t xml:space="preserve">The granularity of a </w:t>
      </w:r>
      <w:r w:rsidRPr="00062A68">
        <w:rPr>
          <w:i/>
        </w:rPr>
        <w:t>Functional Block</w:t>
      </w:r>
      <w:r>
        <w:t xml:space="preserve"> is mostly related to a certain hardware component, e.g. a local oscillator, a group of hardware components implementing a certain function, e.g. a power amplifier or, for ASICs and FPGAs, a function the ASIC or FPGA implements. In the case of the </w:t>
      </w:r>
      <w:r w:rsidRPr="00062A68">
        <w:rPr>
          <w:i/>
        </w:rPr>
        <w:t>Functional Block</w:t>
      </w:r>
      <w:r>
        <w:t xml:space="preserve"> “local oscillator”, the </w:t>
      </w:r>
      <w:r w:rsidRPr="00062A68">
        <w:rPr>
          <w:i/>
        </w:rPr>
        <w:t>Functional Block</w:t>
      </w:r>
      <w:r>
        <w:t xml:space="preserve"> consists of a hardware component (the physical oscillator), a software Driver (providing access to the physical oscillator) and a software </w:t>
      </w:r>
      <w:r w:rsidRPr="00062A68">
        <w:rPr>
          <w:i/>
        </w:rPr>
        <w:t>Service</w:t>
      </w:r>
      <w:r>
        <w:t xml:space="preserve"> (defining the behavior of the physical oscillator).</w:t>
      </w:r>
    </w:p>
    <w:p w:rsidR="00F80746" w:rsidRPr="00F80746" w:rsidRDefault="00F80746" w:rsidP="00F80746">
      <w:pPr>
        <w:pStyle w:val="BodyText"/>
      </w:pPr>
    </w:p>
    <w:p w:rsidR="00F80746" w:rsidRPr="00F80746" w:rsidRDefault="00F80746" w:rsidP="00F80746">
      <w:pPr>
        <w:pStyle w:val="Heading1"/>
      </w:pPr>
      <w:bookmarkStart w:id="774" w:name="_Toc38649755"/>
      <w:r>
        <w:t>Abbreviations</w:t>
      </w:r>
      <w:bookmarkEnd w:id="774"/>
    </w:p>
    <w:p w:rsidR="00037477" w:rsidRDefault="00037477" w:rsidP="008C6DC1">
      <w:pPr>
        <w:pStyle w:val="BodyText"/>
        <w:spacing w:before="60"/>
      </w:pPr>
      <w:r>
        <w:t>3GPP</w:t>
      </w:r>
      <w:r>
        <w:tab/>
        <w:t>3</w:t>
      </w:r>
      <w:r w:rsidRPr="00037477">
        <w:rPr>
          <w:vertAlign w:val="superscript"/>
        </w:rPr>
        <w:t>rd</w:t>
      </w:r>
      <w:r>
        <w:t xml:space="preserve"> Generation Partnership Project</w:t>
      </w:r>
    </w:p>
    <w:p w:rsidR="008C6DC1" w:rsidRPr="00EC37E2" w:rsidRDefault="008C6DC1" w:rsidP="008C6DC1">
      <w:pPr>
        <w:pStyle w:val="BodyText"/>
        <w:spacing w:before="60"/>
      </w:pPr>
      <w:r w:rsidRPr="00EC37E2">
        <w:t>A2CI</w:t>
      </w:r>
      <w:r w:rsidRPr="00EC37E2">
        <w:tab/>
        <w:t>Auxiliary unit class 2 Communication Interface</w:t>
      </w:r>
    </w:p>
    <w:p w:rsidR="008C6DC1" w:rsidRPr="00EC37E2" w:rsidRDefault="008C6DC1" w:rsidP="008C6DC1">
      <w:pPr>
        <w:pStyle w:val="BodyText"/>
        <w:spacing w:before="60"/>
      </w:pPr>
      <w:r w:rsidRPr="00EC37E2">
        <w:t>ADC</w:t>
      </w:r>
      <w:r w:rsidRPr="00EC37E2">
        <w:tab/>
        <w:t>Analog to Digital Converter</w:t>
      </w:r>
    </w:p>
    <w:p w:rsidR="008C6DC1" w:rsidRPr="00EC37E2" w:rsidRDefault="008C6DC1" w:rsidP="008C6DC1">
      <w:pPr>
        <w:pStyle w:val="BodyText"/>
        <w:spacing w:before="60"/>
      </w:pPr>
      <w:r w:rsidRPr="00EC37E2">
        <w:t>AI</w:t>
      </w:r>
      <w:r w:rsidRPr="00EC37E2">
        <w:tab/>
        <w:t>Antenna Interface</w:t>
      </w:r>
    </w:p>
    <w:p w:rsidR="008C6DC1" w:rsidRPr="00037477" w:rsidRDefault="008C6DC1" w:rsidP="008C6DC1">
      <w:pPr>
        <w:pStyle w:val="BodyText"/>
        <w:spacing w:before="60"/>
        <w:rPr>
          <w:lang w:val="sv-SE"/>
        </w:rPr>
      </w:pPr>
      <w:r w:rsidRPr="00037477">
        <w:rPr>
          <w:lang w:val="sv-SE"/>
        </w:rPr>
        <w:t>ALM</w:t>
      </w:r>
      <w:r w:rsidRPr="00037477">
        <w:rPr>
          <w:lang w:val="sv-SE"/>
        </w:rPr>
        <w:tab/>
        <w:t>Alarm</w:t>
      </w:r>
    </w:p>
    <w:p w:rsidR="008C6DC1" w:rsidRPr="00037477" w:rsidRDefault="008C6DC1" w:rsidP="008C6DC1">
      <w:pPr>
        <w:pStyle w:val="BodyText"/>
        <w:spacing w:before="60"/>
        <w:rPr>
          <w:lang w:val="sv-SE"/>
        </w:rPr>
      </w:pPr>
      <w:r w:rsidRPr="00037477">
        <w:rPr>
          <w:lang w:val="sv-SE"/>
        </w:rPr>
        <w:t>ANTPI</w:t>
      </w:r>
      <w:r w:rsidRPr="00037477">
        <w:rPr>
          <w:lang w:val="sv-SE"/>
        </w:rPr>
        <w:tab/>
        <w:t>Antenna Port Interface</w:t>
      </w:r>
    </w:p>
    <w:p w:rsidR="008C6DC1" w:rsidRDefault="008C6DC1" w:rsidP="008C6DC1">
      <w:pPr>
        <w:pStyle w:val="BodyText"/>
        <w:spacing w:before="60"/>
      </w:pPr>
      <w:r w:rsidRPr="00EC37E2">
        <w:t>APC</w:t>
      </w:r>
      <w:r w:rsidRPr="00EC37E2">
        <w:tab/>
        <w:t>Alarm, Power, Climate</w:t>
      </w:r>
    </w:p>
    <w:p w:rsidR="00B3482D" w:rsidRPr="00EC37E2" w:rsidRDefault="00B3482D" w:rsidP="008C6DC1">
      <w:pPr>
        <w:pStyle w:val="BodyText"/>
        <w:spacing w:before="60"/>
      </w:pPr>
      <w:r>
        <w:t>ARH</w:t>
      </w:r>
      <w:r>
        <w:tab/>
        <w:t>Antenna Resource Handler</w:t>
      </w:r>
    </w:p>
    <w:p w:rsidR="008C6DC1" w:rsidRPr="00EC37E2" w:rsidRDefault="008C6DC1" w:rsidP="008C6DC1">
      <w:pPr>
        <w:pStyle w:val="BodyText"/>
        <w:spacing w:before="60"/>
      </w:pPr>
      <w:r w:rsidRPr="00EC37E2">
        <w:t>ASIC</w:t>
      </w:r>
      <w:r w:rsidRPr="00EC37E2">
        <w:tab/>
        <w:t>Application-Specific Integrated Circuit</w:t>
      </w:r>
    </w:p>
    <w:p w:rsidR="008C6DC1" w:rsidRPr="00EC37E2" w:rsidRDefault="008C6DC1" w:rsidP="008C6DC1">
      <w:pPr>
        <w:pStyle w:val="BodyText"/>
        <w:spacing w:before="60"/>
      </w:pPr>
      <w:r w:rsidRPr="00EC37E2">
        <w:t>ATFI</w:t>
      </w:r>
      <w:r w:rsidRPr="00EC37E2">
        <w:tab/>
        <w:t>Auxiliary Transport Function Interface</w:t>
      </w:r>
    </w:p>
    <w:p w:rsidR="008C6DC1" w:rsidRPr="00EC37E2" w:rsidRDefault="008C6DC1" w:rsidP="008C6DC1">
      <w:pPr>
        <w:pStyle w:val="BodyText"/>
        <w:spacing w:before="60"/>
      </w:pPr>
      <w:r w:rsidRPr="00EC37E2">
        <w:t>BCI</w:t>
      </w:r>
      <w:r w:rsidRPr="00EC37E2">
        <w:tab/>
        <w:t>Board Control Interface</w:t>
      </w:r>
    </w:p>
    <w:p w:rsidR="008C6DC1" w:rsidRPr="00EC37E2" w:rsidRDefault="008C6DC1" w:rsidP="008C6DC1">
      <w:pPr>
        <w:pStyle w:val="BodyText"/>
        <w:spacing w:before="60"/>
      </w:pPr>
      <w:r w:rsidRPr="00EC37E2">
        <w:t>BLIB</w:t>
      </w:r>
      <w:r w:rsidRPr="00EC37E2">
        <w:tab/>
        <w:t>Base Station Library</w:t>
      </w:r>
    </w:p>
    <w:p w:rsidR="008C6DC1" w:rsidRPr="00EC37E2" w:rsidRDefault="008C6DC1" w:rsidP="008C6DC1">
      <w:pPr>
        <w:pStyle w:val="BodyText"/>
        <w:spacing w:before="60"/>
      </w:pPr>
      <w:r w:rsidRPr="00EC37E2">
        <w:t>BSC</w:t>
      </w:r>
      <w:r w:rsidRPr="00EC37E2">
        <w:tab/>
        <w:t>Base Station Controller</w:t>
      </w:r>
    </w:p>
    <w:p w:rsidR="008C6DC1" w:rsidRPr="00EC37E2" w:rsidRDefault="008C6DC1" w:rsidP="008C6DC1">
      <w:pPr>
        <w:pStyle w:val="BodyText"/>
        <w:spacing w:before="60"/>
      </w:pPr>
      <w:r w:rsidRPr="00EC37E2">
        <w:t>CBC</w:t>
      </w:r>
      <w:r w:rsidRPr="00EC37E2">
        <w:tab/>
        <w:t>Central Board Control</w:t>
      </w:r>
    </w:p>
    <w:p w:rsidR="008C6DC1" w:rsidRPr="00EC37E2" w:rsidRDefault="008C6DC1" w:rsidP="008C6DC1">
      <w:pPr>
        <w:pStyle w:val="BodyText"/>
        <w:spacing w:before="60"/>
      </w:pPr>
      <w:r w:rsidRPr="00EC37E2">
        <w:lastRenderedPageBreak/>
        <w:t>CBCI</w:t>
      </w:r>
      <w:r w:rsidRPr="00EC37E2">
        <w:tab/>
        <w:t>Central Board Control Interface</w:t>
      </w:r>
    </w:p>
    <w:p w:rsidR="008C6DC1" w:rsidRPr="00EC37E2" w:rsidRDefault="008C6DC1" w:rsidP="008C6DC1">
      <w:pPr>
        <w:pStyle w:val="BodyText"/>
        <w:spacing w:before="60"/>
      </w:pPr>
      <w:r w:rsidRPr="00EC37E2">
        <w:t>CCIE</w:t>
      </w:r>
      <w:r w:rsidRPr="00EC37E2">
        <w:tab/>
        <w:t>Common Communication Interface Engine</w:t>
      </w:r>
    </w:p>
    <w:p w:rsidR="008C6DC1" w:rsidRPr="00EC37E2" w:rsidRDefault="008C6DC1" w:rsidP="008C6DC1">
      <w:pPr>
        <w:pStyle w:val="BodyText"/>
        <w:spacing w:before="60"/>
      </w:pPr>
      <w:r w:rsidRPr="00EC37E2">
        <w:t>CDCI</w:t>
      </w:r>
      <w:r w:rsidRPr="00EC37E2">
        <w:tab/>
        <w:t>Central Device Control Interface</w:t>
      </w:r>
    </w:p>
    <w:p w:rsidR="008C6DC1" w:rsidRPr="00EC37E2" w:rsidRDefault="008C6DC1" w:rsidP="008C6DC1">
      <w:pPr>
        <w:pStyle w:val="BodyText"/>
        <w:spacing w:before="60"/>
      </w:pPr>
      <w:r w:rsidRPr="00EC37E2">
        <w:t>CDMA</w:t>
      </w:r>
      <w:r w:rsidRPr="00EC37E2">
        <w:tab/>
        <w:t>Code-Division Multiple Access</w:t>
      </w:r>
    </w:p>
    <w:p w:rsidR="008C6DC1" w:rsidRPr="00EC37E2" w:rsidRDefault="008C6DC1" w:rsidP="008C6DC1">
      <w:pPr>
        <w:pStyle w:val="BodyText"/>
        <w:spacing w:before="60"/>
      </w:pPr>
      <w:r w:rsidRPr="00EC37E2">
        <w:t>CFHE</w:t>
      </w:r>
      <w:r w:rsidRPr="00EC37E2">
        <w:tab/>
        <w:t>Common Fault Handling Engine</w:t>
      </w:r>
    </w:p>
    <w:p w:rsidR="008C6DC1" w:rsidRPr="00EC37E2" w:rsidRDefault="008C6DC1" w:rsidP="008C6DC1">
      <w:pPr>
        <w:pStyle w:val="BodyText"/>
        <w:spacing w:before="60"/>
      </w:pPr>
      <w:r w:rsidRPr="00EC37E2">
        <w:t>CIRV</w:t>
      </w:r>
      <w:r w:rsidRPr="00EC37E2">
        <w:tab/>
        <w:t>Continues Integration and Release Verification</w:t>
      </w:r>
    </w:p>
    <w:p w:rsidR="008C6DC1" w:rsidRPr="00EC37E2" w:rsidRDefault="008C6DC1" w:rsidP="008C6DC1">
      <w:pPr>
        <w:pStyle w:val="BodyText"/>
        <w:spacing w:before="60"/>
      </w:pPr>
      <w:r w:rsidRPr="00EC37E2">
        <w:t>CN</w:t>
      </w:r>
      <w:r w:rsidRPr="00EC37E2">
        <w:tab/>
        <w:t>Core Network</w:t>
      </w:r>
    </w:p>
    <w:p w:rsidR="008C6DC1" w:rsidRDefault="008C6DC1" w:rsidP="008C6DC1">
      <w:pPr>
        <w:pStyle w:val="BodyText"/>
        <w:spacing w:before="60"/>
      </w:pPr>
      <w:r w:rsidRPr="00EC37E2">
        <w:t>CPRI</w:t>
      </w:r>
      <w:r w:rsidRPr="00EC37E2">
        <w:tab/>
        <w:t>Common Public Radio Interface</w:t>
      </w:r>
    </w:p>
    <w:p w:rsidR="001C5AD7" w:rsidRPr="00EC37E2" w:rsidRDefault="001C5AD7" w:rsidP="008C6DC1">
      <w:pPr>
        <w:pStyle w:val="BodyText"/>
        <w:spacing w:before="60"/>
      </w:pPr>
      <w:r>
        <w:t>CRH</w:t>
      </w:r>
      <w:r>
        <w:tab/>
        <w:t>Carrier Resource Handler</w:t>
      </w:r>
    </w:p>
    <w:p w:rsidR="008C6DC1" w:rsidRPr="00EC37E2" w:rsidRDefault="008C6DC1" w:rsidP="008C6DC1">
      <w:pPr>
        <w:pStyle w:val="BodyText"/>
        <w:spacing w:before="60"/>
      </w:pPr>
      <w:r w:rsidRPr="00EC37E2">
        <w:t>DAC</w:t>
      </w:r>
      <w:r w:rsidRPr="00EC37E2">
        <w:tab/>
        <w:t>Digital to Analog Converter</w:t>
      </w:r>
    </w:p>
    <w:p w:rsidR="008C6DC1" w:rsidRPr="00EC37E2" w:rsidRDefault="008C6DC1" w:rsidP="008C6DC1">
      <w:pPr>
        <w:pStyle w:val="BodyText"/>
        <w:spacing w:before="60"/>
      </w:pPr>
      <w:r w:rsidRPr="00EC37E2">
        <w:t>DCI</w:t>
      </w:r>
      <w:r w:rsidRPr="00EC37E2">
        <w:tab/>
        <w:t>Device Control Interface</w:t>
      </w:r>
    </w:p>
    <w:p w:rsidR="008C6DC1" w:rsidRPr="00EC37E2" w:rsidRDefault="008C6DC1" w:rsidP="008C6DC1">
      <w:pPr>
        <w:pStyle w:val="BodyText"/>
        <w:spacing w:before="60"/>
      </w:pPr>
      <w:r w:rsidRPr="00EC37E2">
        <w:t>DP</w:t>
      </w:r>
      <w:r w:rsidRPr="00EC37E2">
        <w:tab/>
        <w:t>Device Processor</w:t>
      </w:r>
    </w:p>
    <w:p w:rsidR="008C6DC1" w:rsidRPr="00EC37E2" w:rsidRDefault="008C6DC1" w:rsidP="008C6DC1">
      <w:pPr>
        <w:pStyle w:val="BodyText"/>
        <w:spacing w:before="60"/>
      </w:pPr>
      <w:r w:rsidRPr="00EC37E2">
        <w:t>DPD</w:t>
      </w:r>
      <w:r w:rsidRPr="00EC37E2">
        <w:tab/>
        <w:t>Digital Pre-Distortion</w:t>
      </w:r>
    </w:p>
    <w:p w:rsidR="008C6DC1" w:rsidRPr="00EC37E2" w:rsidRDefault="008C6DC1" w:rsidP="008C6DC1">
      <w:pPr>
        <w:pStyle w:val="BodyText"/>
        <w:spacing w:before="60"/>
      </w:pPr>
      <w:r w:rsidRPr="00EC37E2">
        <w:t>DPCL</w:t>
      </w:r>
      <w:r w:rsidRPr="00EC37E2">
        <w:tab/>
        <w:t>Downlink Power Clipping</w:t>
      </w:r>
    </w:p>
    <w:p w:rsidR="008C6DC1" w:rsidRPr="00EC37E2" w:rsidRDefault="008C6DC1" w:rsidP="008C6DC1">
      <w:pPr>
        <w:pStyle w:val="BodyText"/>
        <w:spacing w:before="60"/>
      </w:pPr>
      <w:r w:rsidRPr="00EC37E2">
        <w:t>DU</w:t>
      </w:r>
      <w:r w:rsidRPr="00EC37E2">
        <w:tab/>
        <w:t>Digital Unit</w:t>
      </w:r>
    </w:p>
    <w:p w:rsidR="008C6DC1" w:rsidRDefault="008C6DC1" w:rsidP="008C6DC1">
      <w:pPr>
        <w:pStyle w:val="BodyText"/>
        <w:spacing w:before="60"/>
      </w:pPr>
      <w:r w:rsidRPr="00EC37E2">
        <w:t>ERCI</w:t>
      </w:r>
      <w:r w:rsidRPr="00EC37E2">
        <w:tab/>
        <w:t>Equipment Resource Control Interface</w:t>
      </w:r>
    </w:p>
    <w:p w:rsidR="00CA1BF1" w:rsidRPr="00EC37E2" w:rsidRDefault="00CA1BF1" w:rsidP="008C6DC1">
      <w:pPr>
        <w:pStyle w:val="BodyText"/>
        <w:spacing w:before="60"/>
      </w:pPr>
      <w:r>
        <w:t>ERH</w:t>
      </w:r>
      <w:r>
        <w:tab/>
        <w:t>Equipment Resource Handler</w:t>
      </w:r>
    </w:p>
    <w:p w:rsidR="008C6DC1" w:rsidRPr="00EC37E2" w:rsidRDefault="008C6DC1" w:rsidP="008C6DC1">
      <w:pPr>
        <w:pStyle w:val="BodyText"/>
        <w:spacing w:before="60"/>
      </w:pPr>
      <w:r w:rsidRPr="00EC37E2">
        <w:t>EUL</w:t>
      </w:r>
      <w:r w:rsidRPr="00EC37E2">
        <w:tab/>
        <w:t>Enhanced Uplink</w:t>
      </w:r>
    </w:p>
    <w:p w:rsidR="008C6DC1" w:rsidRPr="00EC37E2" w:rsidRDefault="008C6DC1" w:rsidP="008C6DC1">
      <w:pPr>
        <w:pStyle w:val="BodyText"/>
        <w:spacing w:before="60"/>
      </w:pPr>
      <w:r w:rsidRPr="00EC37E2">
        <w:t>EVM</w:t>
      </w:r>
      <w:r w:rsidRPr="00EC37E2">
        <w:tab/>
        <w:t>Error Vector Magnitude</w:t>
      </w:r>
      <w:r w:rsidRPr="00EC37E2">
        <w:br/>
        <w:t>FDD</w:t>
      </w:r>
      <w:r w:rsidRPr="00EC37E2">
        <w:tab/>
        <w:t>Frequency-Division Duplex</w:t>
      </w:r>
    </w:p>
    <w:p w:rsidR="008C6DC1" w:rsidRPr="00EC37E2" w:rsidRDefault="008C6DC1" w:rsidP="008C6DC1">
      <w:pPr>
        <w:pStyle w:val="BodyText"/>
        <w:spacing w:before="60"/>
      </w:pPr>
      <w:r w:rsidRPr="00EC37E2">
        <w:t>FPGA</w:t>
      </w:r>
      <w:r w:rsidRPr="00EC37E2">
        <w:tab/>
        <w:t>Field-Programmable Gate Array</w:t>
      </w:r>
    </w:p>
    <w:p w:rsidR="008C6DC1" w:rsidRPr="00EC37E2" w:rsidRDefault="008C6DC1" w:rsidP="008C6DC1">
      <w:pPr>
        <w:pStyle w:val="BodyText"/>
        <w:spacing w:before="60"/>
      </w:pPr>
      <w:r w:rsidRPr="00EC37E2">
        <w:t>FM</w:t>
      </w:r>
      <w:r w:rsidRPr="00EC37E2">
        <w:tab/>
        <w:t>Fault Manager</w:t>
      </w:r>
    </w:p>
    <w:p w:rsidR="008C6DC1" w:rsidRPr="00EC37E2" w:rsidRDefault="008C6DC1" w:rsidP="008C6DC1">
      <w:pPr>
        <w:pStyle w:val="BodyText"/>
        <w:spacing w:before="60"/>
      </w:pPr>
      <w:r w:rsidRPr="00EC37E2">
        <w:t>Git</w:t>
      </w:r>
      <w:r w:rsidRPr="00EC37E2">
        <w:tab/>
        <w:t>code version handling system (not an abbreviation)</w:t>
      </w:r>
    </w:p>
    <w:p w:rsidR="008C6DC1" w:rsidRPr="00EC37E2" w:rsidRDefault="008C6DC1" w:rsidP="008C6DC1">
      <w:pPr>
        <w:pStyle w:val="BodyText"/>
        <w:spacing w:before="60"/>
      </w:pPr>
      <w:r w:rsidRPr="00EC37E2">
        <w:t>GSM</w:t>
      </w:r>
      <w:r w:rsidRPr="00EC37E2">
        <w:tab/>
        <w:t>Global System for Mobile Communications</w:t>
      </w:r>
    </w:p>
    <w:p w:rsidR="008C6DC1" w:rsidRPr="00EC37E2" w:rsidRDefault="008C6DC1" w:rsidP="008C6DC1">
      <w:pPr>
        <w:pStyle w:val="BodyText"/>
        <w:spacing w:before="60"/>
      </w:pPr>
      <w:r w:rsidRPr="00EC37E2">
        <w:t>HAL</w:t>
      </w:r>
      <w:r w:rsidRPr="00EC37E2">
        <w:tab/>
        <w:t>Hardware Abstraction Layer</w:t>
      </w:r>
    </w:p>
    <w:p w:rsidR="008C6DC1" w:rsidRPr="00EC37E2" w:rsidRDefault="008C6DC1" w:rsidP="008C6DC1">
      <w:pPr>
        <w:pStyle w:val="BodyText"/>
        <w:spacing w:before="60"/>
      </w:pPr>
      <w:r w:rsidRPr="00EC37E2">
        <w:t>HDLC</w:t>
      </w:r>
      <w:r w:rsidRPr="00EC37E2">
        <w:tab/>
        <w:t>High-level Data Link Control</w:t>
      </w:r>
    </w:p>
    <w:p w:rsidR="008C6DC1" w:rsidRPr="00EC37E2" w:rsidRDefault="008C6DC1" w:rsidP="008C6DC1">
      <w:pPr>
        <w:pStyle w:val="BodyText"/>
        <w:spacing w:before="60"/>
      </w:pPr>
      <w:r w:rsidRPr="00EC37E2">
        <w:t>I2C</w:t>
      </w:r>
      <w:r w:rsidRPr="00EC37E2">
        <w:tab/>
        <w:t>Inter-Integrated Circuit interface</w:t>
      </w:r>
    </w:p>
    <w:p w:rsidR="008C6DC1" w:rsidRPr="00EC37E2" w:rsidRDefault="008C6DC1" w:rsidP="008C6DC1">
      <w:pPr>
        <w:pStyle w:val="BodyText"/>
        <w:spacing w:before="60"/>
      </w:pPr>
      <w:r w:rsidRPr="00EC37E2">
        <w:t>IC</w:t>
      </w:r>
      <w:r w:rsidRPr="00EC37E2">
        <w:tab/>
        <w:t>Inter-Connect</w:t>
      </w:r>
    </w:p>
    <w:p w:rsidR="008C6DC1" w:rsidRPr="00EC37E2" w:rsidRDefault="008C6DC1" w:rsidP="008C6DC1">
      <w:pPr>
        <w:pStyle w:val="BodyText"/>
        <w:spacing w:before="60"/>
      </w:pPr>
      <w:r w:rsidRPr="00EC37E2">
        <w:t>IDCI</w:t>
      </w:r>
      <w:r w:rsidRPr="00EC37E2">
        <w:tab/>
        <w:t>Inter-Device Communication Interface</w:t>
      </w:r>
    </w:p>
    <w:p w:rsidR="008C6DC1" w:rsidRPr="00EC37E2" w:rsidRDefault="008C6DC1" w:rsidP="008C6DC1">
      <w:pPr>
        <w:pStyle w:val="BodyText"/>
        <w:spacing w:before="60"/>
      </w:pPr>
      <w:r w:rsidRPr="00EC37E2">
        <w:t>LED</w:t>
      </w:r>
      <w:r w:rsidRPr="00EC37E2">
        <w:tab/>
        <w:t>Light-Emitting Diode</w:t>
      </w:r>
    </w:p>
    <w:p w:rsidR="008C6DC1" w:rsidRPr="00EC37E2" w:rsidRDefault="008C6DC1" w:rsidP="008C6DC1">
      <w:pPr>
        <w:pStyle w:val="BodyText"/>
        <w:spacing w:before="60"/>
      </w:pPr>
      <w:r w:rsidRPr="00EC37E2">
        <w:t>LMC</w:t>
      </w:r>
      <w:r w:rsidRPr="00EC37E2">
        <w:tab/>
        <w:t>Load Module Container</w:t>
      </w:r>
    </w:p>
    <w:p w:rsidR="008C6DC1" w:rsidRPr="00EC37E2" w:rsidRDefault="008C6DC1" w:rsidP="008C6DC1">
      <w:pPr>
        <w:pStyle w:val="BodyText"/>
        <w:spacing w:before="60"/>
      </w:pPr>
      <w:r w:rsidRPr="00EC37E2">
        <w:t>LRCI</w:t>
      </w:r>
      <w:r w:rsidRPr="00EC37E2">
        <w:tab/>
        <w:t>Logical Resource Control Interface</w:t>
      </w:r>
    </w:p>
    <w:p w:rsidR="008C6DC1" w:rsidRPr="00EC37E2" w:rsidRDefault="008C6DC1" w:rsidP="008C6DC1">
      <w:pPr>
        <w:pStyle w:val="BodyText"/>
        <w:spacing w:before="60"/>
      </w:pPr>
      <w:r w:rsidRPr="00EC37E2">
        <w:t>LTE</w:t>
      </w:r>
      <w:r w:rsidRPr="00EC37E2">
        <w:tab/>
        <w:t>Long-Term Evolution</w:t>
      </w:r>
    </w:p>
    <w:p w:rsidR="008C6DC1" w:rsidRPr="00EC37E2" w:rsidRDefault="008C6DC1" w:rsidP="008C6DC1">
      <w:pPr>
        <w:pStyle w:val="BodyText"/>
        <w:spacing w:before="60"/>
      </w:pPr>
      <w:r w:rsidRPr="00EC37E2">
        <w:t>LTU</w:t>
      </w:r>
      <w:r w:rsidRPr="00EC37E2">
        <w:tab/>
        <w:t>Local Timing Unit</w:t>
      </w:r>
    </w:p>
    <w:p w:rsidR="007676EE" w:rsidRDefault="008C6DC1" w:rsidP="007676EE">
      <w:pPr>
        <w:pStyle w:val="BodyText"/>
        <w:spacing w:before="60"/>
      </w:pPr>
      <w:r w:rsidRPr="00EC37E2">
        <w:t>LTUI</w:t>
      </w:r>
      <w:r w:rsidRPr="00EC37E2">
        <w:tab/>
        <w:t>Local Timing Unit Interface</w:t>
      </w:r>
    </w:p>
    <w:p w:rsidR="007676EE" w:rsidRDefault="007676EE" w:rsidP="007676EE">
      <w:pPr>
        <w:pStyle w:val="BodyText"/>
        <w:spacing w:before="60"/>
      </w:pPr>
      <w:r>
        <w:t>MBSE</w:t>
      </w:r>
      <w:r>
        <w:tab/>
        <w:t>Model Based System Engineering</w:t>
      </w:r>
    </w:p>
    <w:p w:rsidR="007676EE" w:rsidRPr="00EC37E2" w:rsidRDefault="007676EE" w:rsidP="007676EE">
      <w:pPr>
        <w:pStyle w:val="BodyText"/>
        <w:spacing w:before="60"/>
      </w:pPr>
      <w:r w:rsidRPr="00EC37E2">
        <w:t>MMI</w:t>
      </w:r>
      <w:r w:rsidRPr="00EC37E2">
        <w:tab/>
        <w:t>Man-Machine Interface</w:t>
      </w:r>
    </w:p>
    <w:p w:rsidR="007676EE" w:rsidRPr="00EC37E2" w:rsidRDefault="007676EE" w:rsidP="007676EE">
      <w:pPr>
        <w:pStyle w:val="BodyText"/>
        <w:spacing w:before="60"/>
      </w:pPr>
      <w:r w:rsidRPr="00EC37E2">
        <w:t>NCI</w:t>
      </w:r>
      <w:r w:rsidRPr="00EC37E2">
        <w:tab/>
        <w:t>Node Control Infrastructure</w:t>
      </w:r>
    </w:p>
    <w:p w:rsidR="008C6DC1" w:rsidRPr="00EC37E2" w:rsidRDefault="008C6DC1" w:rsidP="008C6DC1">
      <w:pPr>
        <w:pStyle w:val="BodyText"/>
        <w:spacing w:before="60"/>
      </w:pPr>
      <w:r w:rsidRPr="00EC37E2">
        <w:t>O&amp;M</w:t>
      </w:r>
      <w:r w:rsidRPr="00EC37E2">
        <w:tab/>
        <w:t>Operation and Maintenance</w:t>
      </w:r>
    </w:p>
    <w:p w:rsidR="008C6DC1" w:rsidRPr="00EC37E2" w:rsidRDefault="008C6DC1" w:rsidP="008C6DC1">
      <w:pPr>
        <w:pStyle w:val="BodyText"/>
        <w:spacing w:before="60"/>
      </w:pPr>
      <w:r w:rsidRPr="00EC37E2">
        <w:t>OSE</w:t>
      </w:r>
      <w:r w:rsidRPr="00EC37E2">
        <w:tab/>
        <w:t>Operating System Embedded</w:t>
      </w:r>
    </w:p>
    <w:p w:rsidR="008C6DC1" w:rsidRPr="00EC37E2" w:rsidRDefault="008C6DC1" w:rsidP="008C6DC1">
      <w:pPr>
        <w:pStyle w:val="BodyText"/>
        <w:spacing w:before="60"/>
      </w:pPr>
      <w:r w:rsidRPr="00EC37E2">
        <w:t>PA</w:t>
      </w:r>
      <w:r w:rsidRPr="00EC37E2">
        <w:tab/>
        <w:t>Power Amplifier</w:t>
      </w:r>
    </w:p>
    <w:p w:rsidR="008C6DC1" w:rsidRPr="00EC37E2" w:rsidRDefault="008C6DC1" w:rsidP="008C6DC1">
      <w:pPr>
        <w:pStyle w:val="BodyText"/>
        <w:spacing w:before="60"/>
      </w:pPr>
      <w:r w:rsidRPr="00EC37E2">
        <w:t>PIS</w:t>
      </w:r>
      <w:r w:rsidRPr="00EC37E2">
        <w:tab/>
        <w:t>Pre-Installed Software</w:t>
      </w:r>
    </w:p>
    <w:p w:rsidR="008C6DC1" w:rsidRPr="00EC37E2" w:rsidRDefault="008C6DC1" w:rsidP="008C6DC1">
      <w:pPr>
        <w:pStyle w:val="BodyText"/>
        <w:spacing w:before="60"/>
      </w:pPr>
      <w:r w:rsidRPr="00EC37E2">
        <w:lastRenderedPageBreak/>
        <w:t>RAN</w:t>
      </w:r>
      <w:r w:rsidRPr="00EC37E2">
        <w:tab/>
        <w:t>Radio Access Network</w:t>
      </w:r>
    </w:p>
    <w:p w:rsidR="008C6DC1" w:rsidRPr="00EC37E2" w:rsidRDefault="008C6DC1" w:rsidP="008C6DC1">
      <w:pPr>
        <w:pStyle w:val="BodyText"/>
        <w:spacing w:before="60"/>
      </w:pPr>
      <w:r w:rsidRPr="00EC37E2">
        <w:t>RAS</w:t>
      </w:r>
      <w:r w:rsidRPr="00EC37E2">
        <w:tab/>
        <w:t>Radio and Sector</w:t>
      </w:r>
      <w:r w:rsidR="00037477">
        <w:br/>
        <w:t>RBS</w:t>
      </w:r>
      <w:r w:rsidR="00037477">
        <w:tab/>
        <w:t>Radio Base Station</w:t>
      </w:r>
    </w:p>
    <w:p w:rsidR="008C6DC1" w:rsidRPr="00EC37E2" w:rsidRDefault="008C6DC1" w:rsidP="008C6DC1">
      <w:pPr>
        <w:pStyle w:val="BodyText"/>
        <w:spacing w:before="60"/>
      </w:pPr>
      <w:r w:rsidRPr="00EC37E2">
        <w:t>RF</w:t>
      </w:r>
      <w:r w:rsidRPr="00EC37E2">
        <w:tab/>
        <w:t>Radio Frequency</w:t>
      </w:r>
    </w:p>
    <w:p w:rsidR="008C6DC1" w:rsidRPr="00EC37E2" w:rsidRDefault="008C6DC1" w:rsidP="008C6DC1">
      <w:pPr>
        <w:pStyle w:val="BodyText"/>
        <w:spacing w:before="60"/>
        <w:rPr>
          <w:lang w:val="it-IT"/>
        </w:rPr>
      </w:pPr>
      <w:r w:rsidRPr="00EC37E2">
        <w:rPr>
          <w:lang w:val="it-IT"/>
        </w:rPr>
        <w:t>RIC</w:t>
      </w:r>
      <w:r w:rsidRPr="00EC37E2">
        <w:rPr>
          <w:lang w:val="it-IT"/>
        </w:rPr>
        <w:tab/>
        <w:t>Radio Interface Control</w:t>
      </w:r>
    </w:p>
    <w:p w:rsidR="008C6DC1" w:rsidRPr="00EC37E2" w:rsidRDefault="008C6DC1" w:rsidP="008C6DC1">
      <w:pPr>
        <w:pStyle w:val="BodyText"/>
        <w:spacing w:before="60"/>
        <w:rPr>
          <w:lang w:val="it-IT"/>
        </w:rPr>
      </w:pPr>
      <w:r w:rsidRPr="00EC37E2">
        <w:rPr>
          <w:lang w:val="it-IT"/>
        </w:rPr>
        <w:t>RICRAI</w:t>
      </w:r>
      <w:r w:rsidRPr="00EC37E2">
        <w:rPr>
          <w:lang w:val="it-IT"/>
        </w:rPr>
        <w:tab/>
        <w:t xml:space="preserve">Radio Interface Control Radio </w:t>
      </w:r>
      <w:r w:rsidRPr="007676EE">
        <w:t>Application</w:t>
      </w:r>
      <w:r w:rsidRPr="00EC37E2">
        <w:rPr>
          <w:lang w:val="it-IT"/>
        </w:rPr>
        <w:t xml:space="preserve"> Interface</w:t>
      </w:r>
    </w:p>
    <w:p w:rsidR="008C6DC1" w:rsidRPr="00EC37E2" w:rsidRDefault="008C6DC1" w:rsidP="008C6DC1">
      <w:pPr>
        <w:pStyle w:val="BodyText"/>
        <w:spacing w:before="60"/>
      </w:pPr>
      <w:r w:rsidRPr="00EC37E2">
        <w:t>RNC</w:t>
      </w:r>
      <w:r w:rsidRPr="00EC37E2">
        <w:tab/>
        <w:t>Radio Network Controller</w:t>
      </w:r>
    </w:p>
    <w:p w:rsidR="008C6DC1" w:rsidRPr="00EC37E2" w:rsidRDefault="008C6DC1" w:rsidP="008C6DC1">
      <w:pPr>
        <w:pStyle w:val="BodyText"/>
        <w:spacing w:before="60"/>
      </w:pPr>
      <w:r w:rsidRPr="00EC37E2">
        <w:t>ROT</w:t>
      </w:r>
      <w:r w:rsidRPr="00EC37E2">
        <w:tab/>
        <w:t>Raise Over Thermal</w:t>
      </w:r>
    </w:p>
    <w:p w:rsidR="008C6DC1" w:rsidRPr="00EC37E2" w:rsidRDefault="008C6DC1" w:rsidP="008C6DC1">
      <w:pPr>
        <w:pStyle w:val="BodyText"/>
        <w:spacing w:before="60"/>
      </w:pPr>
      <w:r w:rsidRPr="00EC37E2">
        <w:t>SPI</w:t>
      </w:r>
      <w:r w:rsidRPr="00EC37E2">
        <w:tab/>
        <w:t>Serial Peripheral Interface</w:t>
      </w:r>
    </w:p>
    <w:p w:rsidR="008C6DC1" w:rsidRDefault="008C6DC1" w:rsidP="008C6DC1">
      <w:pPr>
        <w:pStyle w:val="BodyText"/>
        <w:spacing w:before="60"/>
      </w:pPr>
      <w:r w:rsidRPr="00EC37E2">
        <w:t>STL</w:t>
      </w:r>
      <w:r w:rsidRPr="00EC37E2">
        <w:tab/>
        <w:t>Standard Template Library</w:t>
      </w:r>
    </w:p>
    <w:p w:rsidR="00753C74" w:rsidRDefault="00753C74" w:rsidP="008C6DC1">
      <w:pPr>
        <w:pStyle w:val="BodyText"/>
        <w:spacing w:before="60"/>
      </w:pPr>
      <w:r>
        <w:t>TBD</w:t>
      </w:r>
      <w:r>
        <w:tab/>
        <w:t>To Be Defined</w:t>
      </w:r>
    </w:p>
    <w:p w:rsidR="00037477" w:rsidRPr="00EC37E2" w:rsidRDefault="00037477" w:rsidP="008C6DC1">
      <w:pPr>
        <w:pStyle w:val="BodyText"/>
        <w:spacing w:before="60"/>
      </w:pPr>
      <w:r>
        <w:t>TN</w:t>
      </w:r>
      <w:r>
        <w:tab/>
        <w:t>Transport Network</w:t>
      </w:r>
    </w:p>
    <w:p w:rsidR="008C6DC1" w:rsidRDefault="008C6DC1" w:rsidP="008C6DC1">
      <w:pPr>
        <w:pStyle w:val="BodyText"/>
        <w:spacing w:before="60"/>
      </w:pPr>
      <w:r w:rsidRPr="00EC37E2">
        <w:t>TDD</w:t>
      </w:r>
      <w:r w:rsidRPr="00EC37E2">
        <w:tab/>
        <w:t>Time-Division Duplex</w:t>
      </w:r>
    </w:p>
    <w:p w:rsidR="00037477" w:rsidRPr="00EC37E2" w:rsidRDefault="00037477" w:rsidP="008C6DC1">
      <w:pPr>
        <w:pStyle w:val="BodyText"/>
        <w:spacing w:before="60"/>
      </w:pPr>
      <w:r>
        <w:t>TMA</w:t>
      </w:r>
      <w:r>
        <w:tab/>
        <w:t>Tower Mounted Amplifier</w:t>
      </w:r>
    </w:p>
    <w:p w:rsidR="008C6DC1" w:rsidRPr="00EC37E2" w:rsidRDefault="008C6DC1" w:rsidP="008C6DC1">
      <w:pPr>
        <w:pStyle w:val="BodyText"/>
        <w:spacing w:before="60"/>
      </w:pPr>
      <w:r w:rsidRPr="00EC37E2">
        <w:t>TPA</w:t>
      </w:r>
      <w:r w:rsidRPr="00EC37E2">
        <w:tab/>
        <w:t>Transmit Power Amplifier</w:t>
      </w:r>
    </w:p>
    <w:p w:rsidR="008C6DC1" w:rsidRPr="00EC37E2" w:rsidRDefault="008C6DC1" w:rsidP="008C6DC1">
      <w:pPr>
        <w:pStyle w:val="BodyText"/>
        <w:spacing w:before="60"/>
      </w:pPr>
      <w:r w:rsidRPr="00EC37E2">
        <w:t>TR</w:t>
      </w:r>
      <w:r w:rsidRPr="00EC37E2">
        <w:tab/>
        <w:t>Tran</w:t>
      </w:r>
      <w:r w:rsidR="00037477">
        <w:t>s</w:t>
      </w:r>
      <w:r w:rsidRPr="00EC37E2">
        <w:t>ceiver</w:t>
      </w:r>
    </w:p>
    <w:p w:rsidR="008C6DC1" w:rsidRPr="00EC37E2" w:rsidRDefault="008C6DC1" w:rsidP="008C6DC1">
      <w:pPr>
        <w:pStyle w:val="BodyText"/>
        <w:spacing w:before="60"/>
      </w:pPr>
      <w:r w:rsidRPr="00EC37E2">
        <w:t>TRX</w:t>
      </w:r>
      <w:r w:rsidRPr="00EC37E2">
        <w:tab/>
        <w:t>Tran</w:t>
      </w:r>
      <w:r w:rsidR="00037477">
        <w:t>s</w:t>
      </w:r>
      <w:r w:rsidRPr="00EC37E2">
        <w:t>ceiver</w:t>
      </w:r>
    </w:p>
    <w:p w:rsidR="008C6DC1" w:rsidRPr="00EC37E2" w:rsidRDefault="008C6DC1" w:rsidP="008C6DC1">
      <w:pPr>
        <w:pStyle w:val="BodyText"/>
        <w:spacing w:before="60"/>
      </w:pPr>
      <w:r w:rsidRPr="00EC37E2">
        <w:t>TTM</w:t>
      </w:r>
      <w:r w:rsidRPr="00EC37E2">
        <w:tab/>
        <w:t>Time To market</w:t>
      </w:r>
    </w:p>
    <w:p w:rsidR="008C6DC1" w:rsidRPr="00EC37E2" w:rsidRDefault="008C6DC1" w:rsidP="008C6DC1">
      <w:pPr>
        <w:pStyle w:val="BodyText"/>
        <w:spacing w:before="60"/>
      </w:pPr>
      <w:r w:rsidRPr="00EC37E2">
        <w:t>UART</w:t>
      </w:r>
      <w:r w:rsidRPr="00EC37E2">
        <w:tab/>
        <w:t>Universal Asynchronous Receiver/Transmitter</w:t>
      </w:r>
    </w:p>
    <w:p w:rsidR="008C6DC1" w:rsidRPr="00EC37E2" w:rsidRDefault="008C6DC1" w:rsidP="008C6DC1">
      <w:pPr>
        <w:pStyle w:val="BodyText"/>
        <w:spacing w:before="60"/>
      </w:pPr>
      <w:r w:rsidRPr="00EC37E2">
        <w:t>Ue</w:t>
      </w:r>
      <w:r w:rsidRPr="00EC37E2">
        <w:tab/>
        <w:t>User equipment</w:t>
      </w:r>
    </w:p>
    <w:p w:rsidR="008C6DC1" w:rsidRPr="00EC37E2" w:rsidRDefault="008C6DC1" w:rsidP="008C6DC1">
      <w:pPr>
        <w:pStyle w:val="BodyText"/>
        <w:spacing w:before="60"/>
      </w:pPr>
      <w:r w:rsidRPr="00EC37E2">
        <w:t>VSWR</w:t>
      </w:r>
      <w:r w:rsidRPr="00EC37E2">
        <w:tab/>
        <w:t>Voltage Standing Wave Ratio</w:t>
      </w:r>
    </w:p>
    <w:p w:rsidR="008C6DC1" w:rsidRPr="00EC37E2" w:rsidRDefault="008C6DC1" w:rsidP="008C6DC1">
      <w:pPr>
        <w:pStyle w:val="BodyText"/>
        <w:spacing w:before="60"/>
      </w:pPr>
      <w:r w:rsidRPr="00EC37E2">
        <w:t>WCDMA</w:t>
      </w:r>
      <w:r w:rsidRPr="00EC37E2">
        <w:tab/>
        <w:t>Wideband Code-Division Multiple Access</w:t>
      </w:r>
    </w:p>
    <w:p w:rsidR="008C6DC1" w:rsidRPr="00EC37E2" w:rsidRDefault="008C6DC1" w:rsidP="008C6DC1">
      <w:pPr>
        <w:pStyle w:val="BodyText"/>
        <w:spacing w:before="60"/>
      </w:pPr>
      <w:r w:rsidRPr="00EC37E2">
        <w:t>XDAI</w:t>
      </w:r>
      <w:r w:rsidRPr="00EC37E2">
        <w:tab/>
        <w:t>XP with DP support Application Interface</w:t>
      </w:r>
    </w:p>
    <w:p w:rsidR="008C6DC1" w:rsidRPr="00EC37E2" w:rsidRDefault="008C6DC1" w:rsidP="008C6DC1">
      <w:pPr>
        <w:pStyle w:val="BodyText"/>
        <w:spacing w:before="60"/>
      </w:pPr>
      <w:r w:rsidRPr="00EC37E2">
        <w:t>XP</w:t>
      </w:r>
      <w:r w:rsidRPr="00EC37E2">
        <w:tab/>
        <w:t>Auxiliary Processor</w:t>
      </w:r>
    </w:p>
    <w:p w:rsidR="008C6DC1" w:rsidRPr="00EC37E2" w:rsidRDefault="008C6DC1" w:rsidP="008C6DC1">
      <w:pPr>
        <w:pStyle w:val="BodyText"/>
        <w:spacing w:before="120"/>
      </w:pPr>
      <w:r w:rsidRPr="00EC37E2">
        <w:t>XPAI</w:t>
      </w:r>
      <w:r w:rsidRPr="00EC37E2">
        <w:tab/>
        <w:t>XP Platform Application Interface</w:t>
      </w:r>
    </w:p>
    <w:p w:rsidR="008C6DC1" w:rsidRPr="00EC37E2" w:rsidRDefault="008C6DC1" w:rsidP="008C6DC1">
      <w:pPr>
        <w:pStyle w:val="BodyText"/>
        <w:spacing w:before="120"/>
      </w:pPr>
      <w:r w:rsidRPr="00EC37E2">
        <w:t>XPP</w:t>
      </w:r>
      <w:r w:rsidRPr="00EC37E2">
        <w:tab/>
        <w:t>XP Platform</w:t>
      </w:r>
    </w:p>
    <w:p w:rsidR="008C6DC1" w:rsidRPr="00EC37E2" w:rsidRDefault="008C6DC1" w:rsidP="008C6DC1">
      <w:pPr>
        <w:pStyle w:val="Heading1"/>
      </w:pPr>
      <w:bookmarkStart w:id="775" w:name="_Toc327433991"/>
      <w:bookmarkStart w:id="776" w:name="_Toc327434168"/>
      <w:bookmarkStart w:id="777" w:name="_Toc334789259"/>
      <w:bookmarkStart w:id="778" w:name="_Toc361295947"/>
      <w:bookmarkStart w:id="779" w:name="_Toc363737965"/>
      <w:bookmarkStart w:id="780" w:name="_Toc38649756"/>
      <w:r w:rsidRPr="00EC37E2">
        <w:t>References</w:t>
      </w:r>
      <w:bookmarkEnd w:id="775"/>
      <w:bookmarkEnd w:id="776"/>
      <w:bookmarkEnd w:id="777"/>
      <w:bookmarkEnd w:id="778"/>
      <w:bookmarkEnd w:id="779"/>
      <w:bookmarkEnd w:id="780"/>
    </w:p>
    <w:p w:rsidR="008C6DC1" w:rsidRPr="00EC37E2" w:rsidRDefault="008C6DC1" w:rsidP="008C6DC1">
      <w:pPr>
        <w:pStyle w:val="Text"/>
      </w:pPr>
    </w:p>
    <w:p w:rsidR="008C6DC1" w:rsidRPr="00AC3D26" w:rsidRDefault="008C6DC1" w:rsidP="008C6DC1">
      <w:pPr>
        <w:pStyle w:val="List"/>
      </w:pPr>
      <w:bookmarkStart w:id="781" w:name="_Ref328469685"/>
      <w:r w:rsidRPr="00AC3D26">
        <w:t>Characteristics Requirement Specification for RBS, 24/1056-HRB105102/1</w:t>
      </w:r>
      <w:bookmarkEnd w:id="781"/>
    </w:p>
    <w:p w:rsidR="008C6DC1" w:rsidRPr="00AC3D26" w:rsidRDefault="008C6DC1" w:rsidP="008C6DC1">
      <w:pPr>
        <w:pStyle w:val="List"/>
      </w:pPr>
      <w:bookmarkStart w:id="782" w:name="_Ref328469701"/>
      <w:r w:rsidRPr="00AC3D26">
        <w:t>O&amp;M timing requirements overview, 15/0363-FCP105361</w:t>
      </w:r>
      <w:bookmarkEnd w:id="782"/>
      <w:r w:rsidRPr="00AC3D26">
        <w:t xml:space="preserve"> </w:t>
      </w:r>
    </w:p>
    <w:p w:rsidR="008C6DC1" w:rsidRPr="00AC3D26" w:rsidRDefault="008C6DC1" w:rsidP="008C6DC1">
      <w:pPr>
        <w:pStyle w:val="List"/>
      </w:pPr>
      <w:bookmarkStart w:id="783" w:name="_Ref328485074"/>
      <w:r w:rsidRPr="00AC3D26">
        <w:t>Use Case Realization Equipment Handling, 1/155 60-</w:t>
      </w:r>
      <w:bookmarkEnd w:id="783"/>
      <w:r w:rsidR="00C741BB">
        <w:t>CSH 103 701</w:t>
      </w:r>
    </w:p>
    <w:p w:rsidR="008C6DC1" w:rsidRPr="00AC3D26" w:rsidRDefault="008C6DC1" w:rsidP="008C6DC1">
      <w:pPr>
        <w:pStyle w:val="List"/>
      </w:pPr>
      <w:bookmarkStart w:id="784" w:name="_Ref328485076"/>
      <w:r w:rsidRPr="00AC3D26">
        <w:t>Capability Realization: ICBR Equipment Startup and Initiation, 534/155 16-HRB 105 102/1</w:t>
      </w:r>
      <w:bookmarkEnd w:id="784"/>
      <w:r w:rsidR="007676EE">
        <w:t xml:space="preserve"> (N.B. This document does not exist in eridoc. It has to be generated from the MBSE model of the RBS.)</w:t>
      </w:r>
    </w:p>
    <w:p w:rsidR="008C6DC1" w:rsidRPr="00AC3D26" w:rsidRDefault="008C6DC1" w:rsidP="008C6DC1">
      <w:pPr>
        <w:pStyle w:val="List"/>
      </w:pPr>
      <w:bookmarkStart w:id="785" w:name="_Ref328661863"/>
      <w:r w:rsidRPr="00AC3D26">
        <w:t>RU SW Real time requirements, 10/0363-FCP 105 361</w:t>
      </w:r>
      <w:bookmarkEnd w:id="785"/>
    </w:p>
    <w:p w:rsidR="008C6DC1" w:rsidRPr="00EE0AC3" w:rsidRDefault="008C6DC1" w:rsidP="008C6DC1">
      <w:pPr>
        <w:pStyle w:val="List"/>
        <w:rPr>
          <w:lang w:val="de-DE"/>
        </w:rPr>
      </w:pPr>
      <w:bookmarkStart w:id="786" w:name="_Ref329090673"/>
      <w:r w:rsidRPr="00EE0AC3">
        <w:rPr>
          <w:lang w:val="de-DE"/>
        </w:rPr>
        <w:t>RU Software Description/Handbook, 1/1551-CAH 161 1490</w:t>
      </w:r>
      <w:bookmarkEnd w:id="786"/>
    </w:p>
    <w:p w:rsidR="008C6DC1" w:rsidRPr="00EE0AC3" w:rsidRDefault="008C6DC1" w:rsidP="008C6DC1">
      <w:pPr>
        <w:pStyle w:val="List"/>
        <w:rPr>
          <w:lang w:val="de-DE"/>
        </w:rPr>
      </w:pPr>
      <w:bookmarkStart w:id="787" w:name="_Ref329090675"/>
      <w:r w:rsidRPr="00EE0AC3">
        <w:rPr>
          <w:lang w:val="de-DE"/>
        </w:rPr>
        <w:t>RU Software Makefile, EAB/FJR-11:0243</w:t>
      </w:r>
      <w:bookmarkEnd w:id="787"/>
    </w:p>
    <w:p w:rsidR="008C6DC1" w:rsidRPr="00AC3D26" w:rsidRDefault="008C6DC1" w:rsidP="008C6DC1">
      <w:pPr>
        <w:pStyle w:val="List"/>
      </w:pPr>
      <w:bookmarkStart w:id="788" w:name="_Ref329681773"/>
      <w:r w:rsidRPr="00AC3D26">
        <w:lastRenderedPageBreak/>
        <w:t>RA Radio Test Strategy, 1/1524-FCP 105 361</w:t>
      </w:r>
      <w:bookmarkEnd w:id="788"/>
    </w:p>
    <w:p w:rsidR="008C6DC1" w:rsidRPr="00AC3D26" w:rsidRDefault="008C6DC1" w:rsidP="008C6DC1">
      <w:pPr>
        <w:pStyle w:val="List"/>
      </w:pPr>
      <w:bookmarkStart w:id="789" w:name="_Ref329681800"/>
      <w:r w:rsidRPr="00AC3D26">
        <w:t>PDU LTE &amp; MS RBS Test Frame Work, 9/1570-5/FEA 101 8211</w:t>
      </w:r>
      <w:bookmarkEnd w:id="789"/>
    </w:p>
    <w:p w:rsidR="008C6DC1" w:rsidRPr="00EE0AC3" w:rsidRDefault="008C6DC1" w:rsidP="008C6DC1">
      <w:pPr>
        <w:pStyle w:val="List"/>
        <w:rPr>
          <w:lang w:val="de-DE"/>
        </w:rPr>
      </w:pPr>
      <w:bookmarkStart w:id="790" w:name="_Ref330367450"/>
      <w:r w:rsidRPr="00EE0AC3">
        <w:rPr>
          <w:lang w:val="de-DE"/>
        </w:rPr>
        <w:t>RU Software Description/Handbook, 1/1551-CAH 161 1490</w:t>
      </w:r>
      <w:bookmarkEnd w:id="790"/>
    </w:p>
    <w:p w:rsidR="008C6DC1" w:rsidRPr="00AC3D26" w:rsidRDefault="00477DB2" w:rsidP="00D616FD">
      <w:pPr>
        <w:pStyle w:val="List"/>
      </w:pPr>
      <w:bookmarkStart w:id="791" w:name="_Ref330367510"/>
      <w:r>
        <w:t>Driver Interface Intro</w:t>
      </w:r>
      <w:r w:rsidRPr="00AC3D26">
        <w:t xml:space="preserve">, </w:t>
      </w:r>
      <w:hyperlink r:id="rId40" w:history="1">
        <w:r w:rsidRPr="00AC3D26">
          <w:rPr>
            <w:rStyle w:val="Hyperlink"/>
            <w:color w:val="auto"/>
          </w:rPr>
          <w:t>ericoll link</w:t>
        </w:r>
      </w:hyperlink>
      <w:bookmarkEnd w:id="791"/>
    </w:p>
    <w:p w:rsidR="008C6DC1" w:rsidRPr="00AC3D26" w:rsidRDefault="008C6DC1" w:rsidP="008C6DC1">
      <w:pPr>
        <w:pStyle w:val="List"/>
      </w:pPr>
      <w:bookmarkStart w:id="792" w:name="_Ref331143252"/>
      <w:r w:rsidRPr="00AC3D26">
        <w:t>Database Update Description 850, RRUS12 B5, 152 12-KRC 161 321/1</w:t>
      </w:r>
      <w:bookmarkEnd w:id="792"/>
    </w:p>
    <w:p w:rsidR="008C6DC1" w:rsidRPr="00AC3D26" w:rsidRDefault="008C6DC1" w:rsidP="00D616FD">
      <w:pPr>
        <w:pStyle w:val="List"/>
      </w:pPr>
      <w:bookmarkStart w:id="793" w:name="_Ref331413833"/>
      <w:r w:rsidRPr="00AC3D26">
        <w:t>WoW: RU External Database, Handling and Responsibility, EAB/FJB-12:0087</w:t>
      </w:r>
      <w:bookmarkEnd w:id="793"/>
    </w:p>
    <w:p w:rsidR="008C6DC1" w:rsidRPr="00AC3D26" w:rsidRDefault="008C6DC1" w:rsidP="008C6DC1">
      <w:pPr>
        <w:pStyle w:val="List"/>
      </w:pPr>
      <w:bookmarkStart w:id="794" w:name="_Ref331499308"/>
      <w:r w:rsidRPr="00AC3D26">
        <w:t>Loading Format for C Programs in RP/EMRP</w:t>
      </w:r>
      <w:bookmarkEnd w:id="794"/>
    </w:p>
    <w:p w:rsidR="008C6DC1" w:rsidRPr="00AC3D26" w:rsidRDefault="008C6DC1" w:rsidP="008C6DC1">
      <w:pPr>
        <w:pStyle w:val="List"/>
      </w:pPr>
      <w:bookmarkStart w:id="795" w:name="_Ref331692050"/>
      <w:r w:rsidRPr="00AC3D26">
        <w:t>FS Multi-Client handling of Radio, 6/155 17-HRB 105 602</w:t>
      </w:r>
      <w:bookmarkEnd w:id="795"/>
    </w:p>
    <w:p w:rsidR="008C6DC1" w:rsidRPr="00AC3D26" w:rsidRDefault="008C6DC1" w:rsidP="008C6DC1">
      <w:pPr>
        <w:pStyle w:val="List"/>
      </w:pPr>
      <w:bookmarkStart w:id="796" w:name="_Ref332034090"/>
      <w:r w:rsidRPr="00AC3D26">
        <w:t>Target Multistandard RBS System Architecture Description, 1/1551-CSH 103 6000</w:t>
      </w:r>
      <w:bookmarkEnd w:id="796"/>
    </w:p>
    <w:p w:rsidR="008C6DC1" w:rsidRPr="00AC3D26" w:rsidRDefault="008C6DC1" w:rsidP="008C6DC1">
      <w:pPr>
        <w:pStyle w:val="List"/>
      </w:pPr>
      <w:bookmarkStart w:id="797" w:name="_Ref332034093"/>
      <w:r w:rsidRPr="00AC3D26">
        <w:t>LTE RAN System Architecture, 1551-HRB 105 500</w:t>
      </w:r>
      <w:bookmarkEnd w:id="797"/>
    </w:p>
    <w:p w:rsidR="008C6DC1" w:rsidRPr="00AC3D26" w:rsidRDefault="008C6DC1" w:rsidP="008C6DC1">
      <w:pPr>
        <w:pStyle w:val="List"/>
      </w:pPr>
      <w:bookmarkStart w:id="798" w:name="_Ref332034095"/>
      <w:r w:rsidRPr="00AC3D26">
        <w:t>WCDMA RBS Node, System Description, 1551-HRB 105 102/1</w:t>
      </w:r>
      <w:bookmarkEnd w:id="798"/>
    </w:p>
    <w:p w:rsidR="008C6DC1" w:rsidRPr="00AC3D26" w:rsidRDefault="008C6DC1" w:rsidP="008C6DC1">
      <w:pPr>
        <w:pStyle w:val="List"/>
      </w:pPr>
      <w:bookmarkStart w:id="799" w:name="_Ref332187561"/>
      <w:r w:rsidRPr="00AC3D26">
        <w:t>RUS Functional DS Overview, 2/102 62 CNH 160 6510</w:t>
      </w:r>
      <w:bookmarkEnd w:id="799"/>
    </w:p>
    <w:p w:rsidR="008C6DC1" w:rsidRPr="00AC3D26" w:rsidRDefault="008C6DC1" w:rsidP="008C6DC1">
      <w:pPr>
        <w:pStyle w:val="List"/>
      </w:pPr>
      <w:bookmarkStart w:id="800" w:name="_Ref332637275"/>
      <w:r w:rsidRPr="00AC3D26">
        <w:t>Product structure SubSys Radio SW, 1315-CRH 109 0526</w:t>
      </w:r>
      <w:bookmarkEnd w:id="800"/>
    </w:p>
    <w:p w:rsidR="008C6DC1" w:rsidRDefault="008C6DC1" w:rsidP="008C6DC1">
      <w:pPr>
        <w:pStyle w:val="List"/>
      </w:pPr>
      <w:bookmarkStart w:id="801" w:name="_Ref333319719"/>
      <w:r w:rsidRPr="00AC3D26">
        <w:t>XP Application Dependencies, 8/155 19-CEH 101 90/1</w:t>
      </w:r>
      <w:bookmarkEnd w:id="801"/>
    </w:p>
    <w:p w:rsidR="008C6DC1" w:rsidRDefault="008C6DC1" w:rsidP="008C6DC1">
      <w:pPr>
        <w:pStyle w:val="List"/>
      </w:pPr>
      <w:bookmarkStart w:id="802" w:name="_Ref334097146"/>
      <w:r>
        <w:t>Common Communication Interface Engine, 102 62-CAH 161 1437/2</w:t>
      </w:r>
      <w:bookmarkEnd w:id="802"/>
    </w:p>
    <w:p w:rsidR="008C6DC1" w:rsidRDefault="008C6DC1" w:rsidP="008C6DC1">
      <w:pPr>
        <w:pStyle w:val="List"/>
      </w:pPr>
      <w:bookmarkStart w:id="803" w:name="_Ref334097153"/>
      <w:r>
        <w:t>Implementation Proposal for Radio SW, CCIE modules, 7/159 41-FCP 105 360</w:t>
      </w:r>
      <w:bookmarkEnd w:id="803"/>
    </w:p>
    <w:p w:rsidR="008C6DC1" w:rsidRDefault="008C6DC1" w:rsidP="008C6DC1">
      <w:pPr>
        <w:pStyle w:val="List"/>
      </w:pPr>
      <w:bookmarkStart w:id="804" w:name="_Ref334097328"/>
      <w:r>
        <w:t>Fault Handling – Above R-ERCI/R-LRCI, 37/102 02-CNH 160 6510</w:t>
      </w:r>
      <w:bookmarkEnd w:id="804"/>
    </w:p>
    <w:p w:rsidR="008C6DC1" w:rsidRDefault="008C6DC1" w:rsidP="008C6DC1">
      <w:pPr>
        <w:pStyle w:val="List"/>
      </w:pPr>
      <w:bookmarkStart w:id="805" w:name="_Ref335230035"/>
      <w:r>
        <w:t>Type2 SW, 60/102 62-CNH 160 6510</w:t>
      </w:r>
      <w:bookmarkEnd w:id="805"/>
    </w:p>
    <w:p w:rsidR="008C6DC1" w:rsidRDefault="008C6DC1" w:rsidP="008C6DC1">
      <w:pPr>
        <w:pStyle w:val="List"/>
      </w:pPr>
      <w:bookmarkStart w:id="806" w:name="_Ref335232990"/>
      <w:r>
        <w:t>Event Log DS, 76/102 62-CNH 160 6510</w:t>
      </w:r>
      <w:bookmarkEnd w:id="806"/>
    </w:p>
    <w:p w:rsidR="008C6DC1" w:rsidRDefault="008C6DC1" w:rsidP="008C6DC1">
      <w:pPr>
        <w:pStyle w:val="List"/>
      </w:pPr>
      <w:bookmarkStart w:id="807" w:name="_Ref336007507"/>
      <w:r>
        <w:t>DL time alignment for RU, 38/102 62-CNH 160 6510</w:t>
      </w:r>
      <w:bookmarkEnd w:id="807"/>
    </w:p>
    <w:p w:rsidR="008C6DC1" w:rsidRDefault="008C6DC1" w:rsidP="008C6DC1">
      <w:pPr>
        <w:pStyle w:val="List"/>
      </w:pPr>
      <w:bookmarkStart w:id="808" w:name="_Ref336256052"/>
      <w:r w:rsidRPr="00DA4812">
        <w:t>Mean Power Limiter, 28/102 62-CNH 160 6510</w:t>
      </w:r>
      <w:bookmarkEnd w:id="808"/>
    </w:p>
    <w:p w:rsidR="008C6DC1" w:rsidRDefault="008C6DC1" w:rsidP="008C6DC1">
      <w:pPr>
        <w:pStyle w:val="List"/>
      </w:pPr>
      <w:bookmarkStart w:id="809" w:name="_Ref336258754"/>
      <w:r w:rsidRPr="00DA4812">
        <w:t>DL Equalizer, 44/102 62-CNH 160 6510</w:t>
      </w:r>
      <w:bookmarkEnd w:id="809"/>
    </w:p>
    <w:p w:rsidR="008C6DC1" w:rsidRDefault="008C6DC1" w:rsidP="008C6DC1">
      <w:pPr>
        <w:pStyle w:val="List"/>
      </w:pPr>
      <w:bookmarkStart w:id="810" w:name="_Ref336263071"/>
      <w:r>
        <w:t>DL Data, 20</w:t>
      </w:r>
      <w:r w:rsidRPr="00DA4812">
        <w:t>/102 62-CNH 160 6510</w:t>
      </w:r>
      <w:bookmarkEnd w:id="810"/>
    </w:p>
    <w:p w:rsidR="008C6DC1" w:rsidRDefault="008C6DC1" w:rsidP="008C6DC1">
      <w:pPr>
        <w:pStyle w:val="List"/>
      </w:pPr>
      <w:bookmarkStart w:id="811" w:name="_Ref336347553"/>
      <w:r>
        <w:t>DL Filter, 62</w:t>
      </w:r>
      <w:r w:rsidRPr="00DA4812">
        <w:t>/102 62-CNH 160 6510</w:t>
      </w:r>
      <w:bookmarkEnd w:id="811"/>
    </w:p>
    <w:p w:rsidR="008C6DC1" w:rsidRDefault="008C6DC1" w:rsidP="00E83D8E">
      <w:pPr>
        <w:pStyle w:val="List"/>
      </w:pPr>
      <w:bookmarkStart w:id="812" w:name="_Ref336347831"/>
      <w:r>
        <w:t>RUS Functional DS overview, 2</w:t>
      </w:r>
      <w:r w:rsidRPr="00DA4812">
        <w:t>/102 62-CNH 160 6510</w:t>
      </w:r>
      <w:bookmarkEnd w:id="812"/>
    </w:p>
    <w:p w:rsidR="008C6DC1" w:rsidRDefault="008C6DC1" w:rsidP="008C6DC1">
      <w:pPr>
        <w:pStyle w:val="List"/>
      </w:pPr>
      <w:bookmarkStart w:id="813" w:name="_Ref359392507"/>
      <w:r>
        <w:t xml:space="preserve">RU SW Modularization Fundamentals, </w:t>
      </w:r>
      <w:r w:rsidRPr="002D4E10">
        <w:t>1/102 68-FCP 120 6753</w:t>
      </w:r>
      <w:bookmarkEnd w:id="813"/>
    </w:p>
    <w:p w:rsidR="008C6DC1" w:rsidRDefault="008C6DC1" w:rsidP="008C6DC1">
      <w:pPr>
        <w:pStyle w:val="List"/>
      </w:pPr>
      <w:hyperlink r:id="rId41" w:history="1">
        <w:bookmarkStart w:id="814" w:name="_Ref359488120"/>
        <w:r w:rsidRPr="005B23CD">
          <w:rPr>
            <w:rStyle w:val="Hyperlink"/>
          </w:rPr>
          <w:t>Tx Branch Control Overview</w:t>
        </w:r>
        <w:bookmarkEnd w:id="814"/>
      </w:hyperlink>
    </w:p>
    <w:p w:rsidR="008C6DC1" w:rsidRDefault="008C6DC1" w:rsidP="008C6DC1">
      <w:pPr>
        <w:pStyle w:val="List"/>
      </w:pPr>
      <w:bookmarkStart w:id="815" w:name="_Ref359499842"/>
      <w:r>
        <w:t xml:space="preserve">DL Frequency Hop </w:t>
      </w:r>
      <w:r w:rsidRPr="00EA66C1">
        <w:t>56/102 62-CNH 160 6510</w:t>
      </w:r>
      <w:bookmarkEnd w:id="815"/>
    </w:p>
    <w:p w:rsidR="008C6DC1" w:rsidRPr="00F6411E" w:rsidRDefault="008C6DC1" w:rsidP="008C6DC1">
      <w:pPr>
        <w:pStyle w:val="List"/>
      </w:pPr>
      <w:bookmarkStart w:id="816" w:name="_Ref359500866"/>
      <w:r w:rsidRPr="00F37059">
        <w:rPr>
          <w:lang w:val="en-GB"/>
        </w:rPr>
        <w:lastRenderedPageBreak/>
        <w:t>DS TX Frequency Configuration</w:t>
      </w:r>
      <w:r>
        <w:rPr>
          <w:lang w:val="en-GB"/>
        </w:rPr>
        <w:t xml:space="preserve"> </w:t>
      </w:r>
      <w:r w:rsidRPr="00F37059">
        <w:rPr>
          <w:lang w:val="en-GB"/>
        </w:rPr>
        <w:t xml:space="preserve"> </w:t>
      </w:r>
      <w:r>
        <w:rPr>
          <w:lang w:val="en-GB"/>
        </w:rPr>
        <w:t>26/102 62-CNH 160 6510</w:t>
      </w:r>
      <w:bookmarkEnd w:id="816"/>
    </w:p>
    <w:p w:rsidR="008C6DC1" w:rsidRDefault="008C6DC1" w:rsidP="008C6DC1">
      <w:pPr>
        <w:pStyle w:val="List"/>
      </w:pPr>
      <w:bookmarkStart w:id="817" w:name="_Ref363798677"/>
      <w:r>
        <w:t xml:space="preserve">NDS for Radio Software Modularization </w:t>
      </w:r>
      <w:r w:rsidRPr="00F6411E">
        <w:t>1/102 68-FCP 120 6753</w:t>
      </w:r>
      <w:bookmarkEnd w:id="817"/>
    </w:p>
    <w:p w:rsidR="00477DB2" w:rsidRDefault="00477DB2" w:rsidP="00477DB2">
      <w:pPr>
        <w:pStyle w:val="List"/>
      </w:pPr>
      <w:bookmarkStart w:id="818" w:name="_Ref373231368"/>
      <w:r>
        <w:t xml:space="preserve">RU DB Design Rules, </w:t>
      </w:r>
      <w:hyperlink r:id="rId42" w:history="1">
        <w:r w:rsidRPr="00381CA6">
          <w:rPr>
            <w:rStyle w:val="Hyperlink"/>
          </w:rPr>
          <w:t>3/0363-FCP 103 99 83, PA4</w:t>
        </w:r>
      </w:hyperlink>
      <w:bookmarkEnd w:id="818"/>
    </w:p>
    <w:p w:rsidR="00477DB2" w:rsidRDefault="00477DB2" w:rsidP="00477DB2">
      <w:pPr>
        <w:pStyle w:val="List"/>
      </w:pPr>
      <w:bookmarkStart w:id="819" w:name="_Ref373323862"/>
      <w:r>
        <w:t xml:space="preserve">C++ Code design rules for Radio SW, </w:t>
      </w:r>
      <w:hyperlink r:id="rId43" w:history="1">
        <w:r w:rsidRPr="00AA6AE9">
          <w:rPr>
            <w:rStyle w:val="Hyperlink"/>
          </w:rPr>
          <w:t>EAB/FJB</w:t>
        </w:r>
        <w:r>
          <w:rPr>
            <w:rStyle w:val="Hyperlink"/>
          </w:rPr>
          <w:t>-</w:t>
        </w:r>
        <w:r w:rsidRPr="00AA6AE9">
          <w:rPr>
            <w:rStyle w:val="Hyperlink"/>
          </w:rPr>
          <w:t>0</w:t>
        </w:r>
        <w:r>
          <w:rPr>
            <w:rStyle w:val="Hyperlink"/>
          </w:rPr>
          <w:t>7:</w:t>
        </w:r>
        <w:r w:rsidRPr="00AA6AE9">
          <w:rPr>
            <w:rStyle w:val="Hyperlink"/>
          </w:rPr>
          <w:t>0091</w:t>
        </w:r>
      </w:hyperlink>
      <w:bookmarkEnd w:id="819"/>
    </w:p>
    <w:p w:rsidR="00477DB2" w:rsidRDefault="00477DB2" w:rsidP="00477DB2">
      <w:pPr>
        <w:pStyle w:val="List"/>
      </w:pPr>
      <w:bookmarkStart w:id="820" w:name="_Ref373324955"/>
      <w:r>
        <w:t xml:space="preserve">Radio SW Baseline, </w:t>
      </w:r>
      <w:hyperlink r:id="rId44" w:history="1">
        <w:r w:rsidRPr="005A3B8F">
          <w:rPr>
            <w:rStyle w:val="Hyperlink"/>
          </w:rPr>
          <w:t>1/109 03-CRH 109 0536</w:t>
        </w:r>
      </w:hyperlink>
      <w:bookmarkEnd w:id="820"/>
    </w:p>
    <w:p w:rsidR="0074445F" w:rsidRDefault="00091D22" w:rsidP="00877977">
      <w:pPr>
        <w:pStyle w:val="List"/>
      </w:pPr>
      <w:bookmarkStart w:id="821" w:name="_Ref373419480"/>
      <w:r>
        <w:t xml:space="preserve">Device Handling Interfaces, </w:t>
      </w:r>
      <w:hyperlink r:id="rId45" w:history="1">
        <w:r w:rsidRPr="00091D22">
          <w:rPr>
            <w:rStyle w:val="Hyperlink"/>
          </w:rPr>
          <w:t>2/102 60-CSH 109</w:t>
        </w:r>
        <w:r w:rsidR="0074445F">
          <w:rPr>
            <w:rStyle w:val="Hyperlink"/>
          </w:rPr>
          <w:t> </w:t>
        </w:r>
        <w:r w:rsidRPr="00091D22">
          <w:rPr>
            <w:rStyle w:val="Hyperlink"/>
          </w:rPr>
          <w:t>999</w:t>
        </w:r>
      </w:hyperlink>
      <w:bookmarkEnd w:id="821"/>
    </w:p>
    <w:p w:rsidR="00450179" w:rsidRPr="00450179" w:rsidRDefault="0074445F" w:rsidP="00877977">
      <w:pPr>
        <w:pStyle w:val="List"/>
      </w:pPr>
      <w:bookmarkStart w:id="822" w:name="_Ref419981698"/>
      <w:r>
        <w:t>TX Module Design Description,</w:t>
      </w:r>
      <w:r w:rsidRPr="0074445F">
        <w:rPr>
          <w:rFonts w:cs="Arial"/>
        </w:rPr>
        <w:t xml:space="preserve"> </w:t>
      </w:r>
      <w:hyperlink r:id="rId46" w:tooltip="hejsan" w:history="1">
        <w:r w:rsidRPr="00877977">
          <w:rPr>
            <w:rStyle w:val="Hyperlink"/>
            <w:rFonts w:cs="Arial"/>
          </w:rPr>
          <w:t>4/159 6</w:t>
        </w:r>
        <w:r w:rsidRPr="00877977">
          <w:rPr>
            <w:rStyle w:val="Hyperlink"/>
            <w:rFonts w:cs="Arial"/>
          </w:rPr>
          <w:t>1</w:t>
        </w:r>
        <w:r w:rsidRPr="00877977">
          <w:rPr>
            <w:rStyle w:val="Hyperlink"/>
            <w:rFonts w:cs="Arial"/>
          </w:rPr>
          <w:t>-</w:t>
        </w:r>
        <w:r w:rsidRPr="00877977">
          <w:rPr>
            <w:rStyle w:val="Hyperlink"/>
            <w:rFonts w:cs="Arial"/>
          </w:rPr>
          <w:t>C</w:t>
        </w:r>
        <w:r w:rsidRPr="00877977">
          <w:rPr>
            <w:rStyle w:val="Hyperlink"/>
            <w:rFonts w:cs="Arial"/>
          </w:rPr>
          <w:t>NH 160 6510</w:t>
        </w:r>
      </w:hyperlink>
      <w:bookmarkEnd w:id="822"/>
    </w:p>
    <w:p w:rsidR="00450179" w:rsidRPr="001C6F0D" w:rsidRDefault="00450179" w:rsidP="00877977">
      <w:pPr>
        <w:pStyle w:val="List"/>
      </w:pPr>
      <w:bookmarkStart w:id="823" w:name="_Ref419981738"/>
      <w:r>
        <w:t xml:space="preserve">DD Radio SW RX Module, </w:t>
      </w:r>
      <w:hyperlink r:id="rId47" w:history="1">
        <w:r w:rsidRPr="00877977">
          <w:rPr>
            <w:rStyle w:val="Hyperlink"/>
            <w:rFonts w:cs="Arial"/>
            <w:szCs w:val="22"/>
          </w:rPr>
          <w:t>3/1</w:t>
        </w:r>
        <w:r w:rsidRPr="00877977">
          <w:rPr>
            <w:rStyle w:val="Hyperlink"/>
            <w:rFonts w:cs="Arial"/>
            <w:szCs w:val="22"/>
          </w:rPr>
          <w:t>5</w:t>
        </w:r>
        <w:r w:rsidRPr="00877977">
          <w:rPr>
            <w:rStyle w:val="Hyperlink"/>
            <w:rFonts w:cs="Arial"/>
            <w:szCs w:val="22"/>
          </w:rPr>
          <w:t>9 61-CNH 160 6510</w:t>
        </w:r>
      </w:hyperlink>
      <w:bookmarkEnd w:id="823"/>
    </w:p>
    <w:p w:rsidR="004B3FF7" w:rsidRPr="00877977" w:rsidRDefault="001C6F0D" w:rsidP="00877977">
      <w:pPr>
        <w:pStyle w:val="List"/>
      </w:pPr>
      <w:bookmarkStart w:id="824" w:name="_Ref419460148"/>
      <w:r>
        <w:t xml:space="preserve">Impact of NGR G2 on Radio SW Architecture </w:t>
      </w:r>
      <w:hyperlink r:id="rId48" w:history="1">
        <w:r w:rsidRPr="00877977">
          <w:rPr>
            <w:rStyle w:val="Hyperlink"/>
            <w:rFonts w:cs="Arial"/>
          </w:rPr>
          <w:t>1/1551-CRH 109 0526</w:t>
        </w:r>
      </w:hyperlink>
      <w:bookmarkStart w:id="825" w:name="_Ref422828146"/>
      <w:bookmarkEnd w:id="824"/>
    </w:p>
    <w:p w:rsidR="004B3FF7" w:rsidRPr="00877977" w:rsidRDefault="007D3F9F" w:rsidP="00877977">
      <w:pPr>
        <w:pStyle w:val="List"/>
      </w:pPr>
      <w:bookmarkStart w:id="826" w:name="_Ref422828814"/>
      <w:r>
        <w:t>Device Handling Interfaces Design Rules,</w:t>
      </w:r>
      <w:bookmarkEnd w:id="825"/>
      <w:r w:rsidR="004B3FF7">
        <w:t xml:space="preserve"> </w:t>
      </w:r>
      <w:hyperlink r:id="rId49" w:history="1">
        <w:r w:rsidR="004B3FF7" w:rsidRPr="00877977">
          <w:rPr>
            <w:rStyle w:val="Hyperlink"/>
            <w:color w:val="000000"/>
          </w:rPr>
          <w:t>2/10260-HR</w:t>
        </w:r>
        <w:r w:rsidR="004B3FF7" w:rsidRPr="00877977">
          <w:rPr>
            <w:rStyle w:val="Hyperlink"/>
            <w:color w:val="000000"/>
          </w:rPr>
          <w:t>B</w:t>
        </w:r>
        <w:r w:rsidR="004B3FF7" w:rsidRPr="00877977">
          <w:rPr>
            <w:rStyle w:val="Hyperlink"/>
            <w:color w:val="000000"/>
          </w:rPr>
          <w:t xml:space="preserve"> 105 102/1</w:t>
        </w:r>
      </w:hyperlink>
      <w:bookmarkStart w:id="827" w:name="_Ref422828149"/>
      <w:bookmarkEnd w:id="826"/>
    </w:p>
    <w:p w:rsidR="007D3F9F" w:rsidRPr="001C6F0D" w:rsidRDefault="007D3F9F" w:rsidP="00877977">
      <w:pPr>
        <w:pStyle w:val="List"/>
      </w:pPr>
      <w:bookmarkStart w:id="828" w:name="_Ref422828816"/>
      <w:r>
        <w:t xml:space="preserve">Device Handling Interfaces, </w:t>
      </w:r>
      <w:bookmarkEnd w:id="827"/>
      <w:r w:rsidR="004B3FF7" w:rsidRPr="00877977">
        <w:rPr>
          <w:color w:val="1F497D"/>
        </w:rPr>
        <w:fldChar w:fldCharType="begin"/>
      </w:r>
      <w:r w:rsidR="004B3FF7" w:rsidRPr="00877977">
        <w:rPr>
          <w:color w:val="1F497D"/>
        </w:rPr>
        <w:instrText>HYPERLINK "https://erilink.ericsson.se/eridoc/erl/objectId/09004cff86a80b0d?docno=4/10260-HRB105700Uen&amp;action=current&amp;format=msw8"</w:instrText>
      </w:r>
      <w:r w:rsidR="004B3FF7">
        <w:rPr>
          <w:color w:val="1F497D"/>
        </w:rPr>
      </w:r>
      <w:r w:rsidR="004B3FF7" w:rsidRPr="00877977">
        <w:rPr>
          <w:color w:val="1F497D"/>
        </w:rPr>
        <w:fldChar w:fldCharType="separate"/>
      </w:r>
      <w:r w:rsidR="004B3FF7" w:rsidRPr="00877977">
        <w:rPr>
          <w:rStyle w:val="Hyperlink"/>
          <w:color w:val="000000"/>
        </w:rPr>
        <w:t>4/10260-H</w:t>
      </w:r>
      <w:r w:rsidR="004B3FF7" w:rsidRPr="00877977">
        <w:rPr>
          <w:rStyle w:val="Hyperlink"/>
          <w:color w:val="000000"/>
        </w:rPr>
        <w:t>R</w:t>
      </w:r>
      <w:r w:rsidR="004B3FF7" w:rsidRPr="00877977">
        <w:rPr>
          <w:rStyle w:val="Hyperlink"/>
          <w:color w:val="000000"/>
        </w:rPr>
        <w:t>B 105 700</w:t>
      </w:r>
      <w:r w:rsidR="004B3FF7" w:rsidRPr="00877977">
        <w:rPr>
          <w:color w:val="1F497D"/>
        </w:rPr>
        <w:fldChar w:fldCharType="end"/>
      </w:r>
      <w:bookmarkEnd w:id="828"/>
    </w:p>
    <w:p w:rsidR="008C6DC1" w:rsidRPr="002168C6" w:rsidRDefault="008C6DC1" w:rsidP="008C6DC1">
      <w:pPr>
        <w:pStyle w:val="Heading1"/>
      </w:pPr>
      <w:bookmarkStart w:id="829" w:name="_Toc327433992"/>
      <w:bookmarkStart w:id="830" w:name="_Toc327434169"/>
      <w:bookmarkStart w:id="831" w:name="_Toc361295948"/>
      <w:bookmarkStart w:id="832" w:name="_Toc363737966"/>
      <w:bookmarkStart w:id="833" w:name="_Toc38649757"/>
      <w:r w:rsidRPr="002168C6">
        <w:t>Appendix</w:t>
      </w:r>
      <w:bookmarkEnd w:id="829"/>
      <w:bookmarkEnd w:id="830"/>
      <w:bookmarkEnd w:id="831"/>
      <w:bookmarkEnd w:id="832"/>
      <w:bookmarkEnd w:id="833"/>
    </w:p>
    <w:p w:rsidR="008C6DC1" w:rsidRPr="002168C6" w:rsidRDefault="008C6DC1" w:rsidP="008C6DC1">
      <w:pPr>
        <w:pStyle w:val="Text"/>
      </w:pPr>
    </w:p>
    <w:p w:rsidR="008C6DC1" w:rsidRPr="002168C6" w:rsidRDefault="008C6DC1" w:rsidP="008C6DC1">
      <w:pPr>
        <w:pStyle w:val="BodyText"/>
        <w:rPr>
          <w:color w:val="3366FF"/>
        </w:rPr>
      </w:pPr>
      <w:r w:rsidRPr="002168C6">
        <w:rPr>
          <w:color w:val="3366FF"/>
        </w:rPr>
        <w:t>* List of stakeholders (defining key stakeholders and their key concerns)</w:t>
      </w:r>
    </w:p>
    <w:p w:rsidR="00D11EC3" w:rsidRDefault="008C6DC1">
      <w:r w:rsidRPr="002168C6">
        <w:rPr>
          <w:color w:val="3366FF"/>
        </w:rPr>
        <w:t>* SoC with architecture mapping?</w:t>
      </w:r>
      <w:bookmarkEnd w:id="425"/>
      <w:bookmarkEnd w:id="426"/>
      <w:bookmarkEnd w:id="427"/>
    </w:p>
    <w:sectPr w:rsidR="00D11EC3">
      <w:headerReference w:type="default" r:id="rId50"/>
      <w:pgSz w:w="11907" w:h="16840" w:code="9"/>
      <w:pgMar w:top="1418" w:right="567" w:bottom="1418" w:left="1191" w:header="340" w:footer="72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7DE7" w:rsidRDefault="007B7DE7">
      <w:r>
        <w:separator/>
      </w:r>
    </w:p>
  </w:endnote>
  <w:endnote w:type="continuationSeparator" w:id="0">
    <w:p w:rsidR="007B7DE7" w:rsidRDefault="007B7D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Ericsson Capital TT">
    <w:altName w:val="Corbel"/>
    <w:charset w:val="00"/>
    <w:family w:val="auto"/>
    <w:pitch w:val="variable"/>
    <w:sig w:usb0="800002A7" w:usb1="4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7DE7" w:rsidRDefault="007B7DE7">
      <w:r>
        <w:separator/>
      </w:r>
    </w:p>
  </w:footnote>
  <w:footnote w:type="continuationSeparator" w:id="0">
    <w:p w:rsidR="007B7DE7" w:rsidRDefault="007B7DE7">
      <w:r>
        <w:continuationSeparator/>
      </w:r>
    </w:p>
  </w:footnote>
  <w:footnote w:id="1">
    <w:p w:rsidR="00125C6A" w:rsidRDefault="00125C6A" w:rsidP="001B7C71">
      <w:pPr>
        <w:pStyle w:val="FootnoteText"/>
      </w:pPr>
      <w:r>
        <w:rPr>
          <w:rStyle w:val="FootnoteReference"/>
        </w:rPr>
        <w:footnoteRef/>
      </w:r>
      <w:r>
        <w:t xml:space="preserve"> See </w:t>
      </w:r>
      <w:r>
        <w:fldChar w:fldCharType="begin"/>
      </w:r>
      <w:r>
        <w:instrText xml:space="preserve"> REF _Ref421078168 \r \h </w:instrText>
      </w:r>
      <w:r>
        <w:fldChar w:fldCharType="separate"/>
      </w:r>
      <w:r w:rsidR="006A5469">
        <w:t>6.2.1.1.1</w:t>
      </w:r>
      <w:r>
        <w:fldChar w:fldCharType="end"/>
      </w:r>
      <w:r>
        <w:t xml:space="preserve"> for details of controllers and sub-controllers connections to services</w:t>
      </w:r>
    </w:p>
  </w:footnote>
  <w:footnote w:id="2">
    <w:p w:rsidR="00125C6A" w:rsidRPr="00026D9B" w:rsidRDefault="00125C6A" w:rsidP="00054416">
      <w:pPr>
        <w:pStyle w:val="FootnoteText"/>
        <w:rPr>
          <w:lang w:val="en-CA"/>
        </w:rPr>
      </w:pPr>
      <w:r>
        <w:rPr>
          <w:rStyle w:val="FootnoteReference"/>
        </w:rPr>
        <w:footnoteRef/>
      </w:r>
      <w:r>
        <w:t xml:space="preserve"> </w:t>
      </w:r>
      <w:r w:rsidRPr="000E4EC8">
        <w:t>de-bouncing of the same fault belongs to the supervision service/sub-component</w:t>
      </w:r>
    </w:p>
  </w:footnote>
  <w:footnote w:id="3">
    <w:p w:rsidR="00125C6A" w:rsidRPr="00817A10" w:rsidRDefault="00125C6A" w:rsidP="00BA528C">
      <w:pPr>
        <w:pStyle w:val="FootnoteText"/>
        <w:rPr>
          <w:lang w:val="en-CA"/>
        </w:rPr>
      </w:pPr>
      <w:r>
        <w:rPr>
          <w:rStyle w:val="FootnoteReference"/>
        </w:rPr>
        <w:footnoteRef/>
      </w:r>
      <w:r>
        <w:t xml:space="preserve"> </w:t>
      </w:r>
      <w:r>
        <w:rPr>
          <w:lang w:val="en-CA"/>
        </w:rPr>
        <w:t>mm refers to the module type e.g. tx, rx, etc…</w:t>
      </w:r>
    </w:p>
  </w:footnote>
  <w:footnote w:id="4">
    <w:p w:rsidR="00125C6A" w:rsidRDefault="00125C6A">
      <w:pPr>
        <w:pStyle w:val="FootnoteText"/>
      </w:pPr>
      <w:r>
        <w:rPr>
          <w:rStyle w:val="FootnoteReference"/>
        </w:rPr>
        <w:footnoteRef/>
      </w:r>
      <w:r>
        <w:t xml:space="preserve"> WCDMA in table 2 reflect the current [a.k.a legacy] WCDMA interfaces. For DUS G2 BCI &amp; TR-DCI will be used for WCDMA</w:t>
      </w:r>
    </w:p>
  </w:footnote>
  <w:footnote w:id="5">
    <w:p w:rsidR="00125C6A" w:rsidRPr="00B4116C" w:rsidRDefault="00125C6A" w:rsidP="008C6DC1">
      <w:pPr>
        <w:pStyle w:val="FootnoteText"/>
      </w:pPr>
      <w:r w:rsidRPr="00B4116C">
        <w:rPr>
          <w:rStyle w:val="FootnoteReference"/>
        </w:rPr>
        <w:footnoteRef/>
      </w:r>
      <w:r w:rsidRPr="00B4116C">
        <w:t xml:space="preserve"> Strictly speaking, the driver set is given by two database parameters named “/board/trxDrivers/set” and “/board/paDrivers/set”. The </w:t>
      </w:r>
      <w:r w:rsidRPr="00B4116C">
        <w:rPr>
          <w:i/>
        </w:rPr>
        <w:t>values</w:t>
      </w:r>
      <w:r w:rsidRPr="00B4116C">
        <w:t xml:space="preserve"> of these parameters give names of the corresponding driver lists. </w:t>
      </w:r>
    </w:p>
  </w:footnote>
  <w:footnote w:id="6">
    <w:p w:rsidR="00125C6A" w:rsidRPr="000E4910" w:rsidRDefault="00125C6A" w:rsidP="008C6DC1">
      <w:pPr>
        <w:pStyle w:val="FootnoteText"/>
      </w:pPr>
      <w:r>
        <w:rPr>
          <w:rStyle w:val="FootnoteReference"/>
        </w:rPr>
        <w:footnoteRef/>
      </w:r>
      <w:r>
        <w:t xml:space="preserve"> The factory selects among equivalent HW components based on the supply. Generally, two equivalent HW components require different drivers.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71" w:type="dxa"/>
      <w:tblLayout w:type="fixed"/>
      <w:tblCellMar>
        <w:left w:w="71" w:type="dxa"/>
        <w:right w:w="71" w:type="dxa"/>
      </w:tblCellMar>
      <w:tblLook w:val="0000" w:firstRow="0" w:lastRow="0" w:firstColumn="0" w:lastColumn="0" w:noHBand="0" w:noVBand="0"/>
    </w:tblPr>
    <w:tblGrid>
      <w:gridCol w:w="3828"/>
      <w:gridCol w:w="1321"/>
      <w:gridCol w:w="1518"/>
      <w:gridCol w:w="964"/>
      <w:gridCol w:w="1445"/>
      <w:gridCol w:w="1134"/>
      <w:gridCol w:w="11"/>
    </w:tblGrid>
    <w:tr w:rsidR="00125C6A" w:rsidRPr="00393278">
      <w:tblPrEx>
        <w:tblCellMar>
          <w:top w:w="0" w:type="dxa"/>
          <w:bottom w:w="0" w:type="dxa"/>
        </w:tblCellMar>
      </w:tblPrEx>
      <w:trPr>
        <w:gridAfter w:val="1"/>
        <w:wAfter w:w="11" w:type="dxa"/>
        <w:hidden/>
      </w:trPr>
      <w:tc>
        <w:tcPr>
          <w:tcW w:w="5145" w:type="dxa"/>
          <w:gridSpan w:val="2"/>
        </w:tcPr>
        <w:p w:rsidR="00125C6A" w:rsidRPr="00393278" w:rsidRDefault="00125C6A">
          <w:pPr>
            <w:pStyle w:val="Header"/>
            <w:tabs>
              <w:tab w:val="left" w:pos="3048"/>
            </w:tabs>
            <w:rPr>
              <w:vanish/>
            </w:rPr>
          </w:pPr>
        </w:p>
      </w:tc>
      <w:tc>
        <w:tcPr>
          <w:tcW w:w="3927" w:type="dxa"/>
          <w:gridSpan w:val="3"/>
        </w:tcPr>
        <w:p w:rsidR="00125C6A" w:rsidRPr="00393278" w:rsidRDefault="00125C6A">
          <w:pPr>
            <w:pStyle w:val="Header"/>
          </w:pPr>
          <w:r w:rsidRPr="00393278">
            <w:fldChar w:fldCharType="begin"/>
          </w:r>
          <w:r w:rsidRPr="00393278">
            <w:instrText xml:space="preserve"> DOCPROPERTY "Information"  \* MERGEFORMAT </w:instrText>
          </w:r>
          <w:r w:rsidRPr="00393278">
            <w:fldChar w:fldCharType="end"/>
          </w:r>
        </w:p>
      </w:tc>
      <w:tc>
        <w:tcPr>
          <w:tcW w:w="1134" w:type="dxa"/>
        </w:tcPr>
        <w:p w:rsidR="00125C6A" w:rsidRPr="00393278" w:rsidRDefault="00125C6A">
          <w:pPr>
            <w:pStyle w:val="Header"/>
          </w:pPr>
        </w:p>
      </w:tc>
    </w:tr>
    <w:tr w:rsidR="00125C6A" w:rsidRPr="00393278">
      <w:tblPrEx>
        <w:tblCellMar>
          <w:top w:w="0" w:type="dxa"/>
          <w:bottom w:w="0" w:type="dxa"/>
        </w:tblCellMar>
      </w:tblPrEx>
      <w:trPr>
        <w:gridAfter w:val="1"/>
        <w:wAfter w:w="11" w:type="dxa"/>
        <w:trHeight w:val="480"/>
      </w:trPr>
      <w:tc>
        <w:tcPr>
          <w:tcW w:w="5145" w:type="dxa"/>
          <w:gridSpan w:val="2"/>
        </w:tcPr>
        <w:p w:rsidR="00125C6A" w:rsidRPr="00393278" w:rsidRDefault="00125C6A">
          <w:pPr>
            <w:pStyle w:val="Header"/>
          </w:pPr>
          <w:r w:rsidRPr="00393278">
            <w:rPr>
              <w:lang w:val="sv-S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1.2pt;height:18.6pt">
                <v:imagedata r:id="rId1" o:title="Elogo_port"/>
              </v:shape>
            </w:pict>
          </w:r>
        </w:p>
      </w:tc>
      <w:tc>
        <w:tcPr>
          <w:tcW w:w="3927" w:type="dxa"/>
          <w:gridSpan w:val="3"/>
        </w:tcPr>
        <w:p w:rsidR="00125C6A" w:rsidRPr="00393278" w:rsidRDefault="00125C6A">
          <w:pPr>
            <w:pStyle w:val="Header"/>
          </w:pPr>
          <w:fldSimple w:instr=" DOCPROPERTY &quot;SecurityClass&quot;  \* MERGEFORMAT ">
            <w:r w:rsidR="006A5469" w:rsidRPr="00393278">
              <w:t>Ericsson Internal</w:t>
            </w:r>
          </w:fldSimple>
        </w:p>
        <w:p w:rsidR="00125C6A" w:rsidRPr="00393278" w:rsidRDefault="00125C6A">
          <w:pPr>
            <w:pStyle w:val="Header"/>
            <w:rPr>
              <w:caps/>
            </w:rPr>
          </w:pPr>
          <w:r w:rsidRPr="00393278">
            <w:rPr>
              <w:caps/>
            </w:rPr>
            <w:fldChar w:fldCharType="begin"/>
          </w:r>
          <w:r w:rsidRPr="00393278">
            <w:rPr>
              <w:caps/>
            </w:rPr>
            <w:instrText xml:space="preserve"> DOCPROPERTY "DocName"  \* MERGEFORMAT </w:instrText>
          </w:r>
          <w:r w:rsidRPr="00393278">
            <w:rPr>
              <w:caps/>
            </w:rPr>
            <w:fldChar w:fldCharType="separate"/>
          </w:r>
          <w:r w:rsidR="006A5469" w:rsidRPr="00393278">
            <w:rPr>
              <w:caps/>
            </w:rPr>
            <w:t>DESCRIPTION</w:t>
          </w:r>
          <w:r w:rsidRPr="00393278">
            <w:rPr>
              <w:caps/>
            </w:rPr>
            <w:fldChar w:fldCharType="end"/>
          </w:r>
        </w:p>
      </w:tc>
      <w:tc>
        <w:tcPr>
          <w:tcW w:w="1134" w:type="dxa"/>
        </w:tcPr>
        <w:p w:rsidR="00125C6A" w:rsidRPr="00393278" w:rsidRDefault="00125C6A">
          <w:pPr>
            <w:pStyle w:val="Header"/>
            <w:jc w:val="right"/>
          </w:pPr>
        </w:p>
        <w:p w:rsidR="00125C6A" w:rsidRPr="00393278" w:rsidRDefault="00125C6A">
          <w:pPr>
            <w:pStyle w:val="Header"/>
            <w:jc w:val="right"/>
          </w:pPr>
          <w:r w:rsidRPr="00393278">
            <w:fldChar w:fldCharType="begin"/>
          </w:r>
          <w:r w:rsidRPr="00393278">
            <w:instrText>\PAGE arab</w:instrText>
          </w:r>
          <w:r w:rsidRPr="00393278">
            <w:fldChar w:fldCharType="separate"/>
          </w:r>
          <w:r w:rsidR="006A5469" w:rsidRPr="00393278">
            <w:t>1</w:t>
          </w:r>
          <w:r w:rsidRPr="00393278">
            <w:fldChar w:fldCharType="end"/>
          </w:r>
          <w:r w:rsidRPr="00393278">
            <w:t xml:space="preserve"> (</w:t>
          </w:r>
          <w:r w:rsidRPr="00393278">
            <w:fldChar w:fldCharType="begin"/>
          </w:r>
          <w:r w:rsidRPr="00393278">
            <w:instrText xml:space="preserve">\NUMPAGES </w:instrText>
          </w:r>
          <w:r w:rsidRPr="00393278">
            <w:fldChar w:fldCharType="separate"/>
          </w:r>
          <w:r w:rsidR="006A5469" w:rsidRPr="00393278">
            <w:t>2</w:t>
          </w:r>
          <w:r w:rsidRPr="00393278">
            <w:fldChar w:fldCharType="end"/>
          </w:r>
          <w:r w:rsidRPr="00393278">
            <w:t>)</w:t>
          </w:r>
        </w:p>
      </w:tc>
    </w:tr>
    <w:tr w:rsidR="00125C6A" w:rsidRPr="00393278">
      <w:tblPrEx>
        <w:tblCellMar>
          <w:top w:w="0" w:type="dxa"/>
          <w:left w:w="70" w:type="dxa"/>
          <w:bottom w:w="0" w:type="dxa"/>
          <w:right w:w="70" w:type="dxa"/>
        </w:tblCellMar>
      </w:tblPrEx>
      <w:trPr>
        <w:gridAfter w:val="1"/>
        <w:wAfter w:w="11" w:type="dxa"/>
        <w:cantSplit/>
        <w:trHeight w:hRule="exact" w:val="170"/>
      </w:trPr>
      <w:tc>
        <w:tcPr>
          <w:tcW w:w="5146" w:type="dxa"/>
          <w:gridSpan w:val="2"/>
          <w:tcBorders>
            <w:top w:val="single" w:sz="6" w:space="0" w:color="auto"/>
            <w:left w:val="single" w:sz="6" w:space="0" w:color="auto"/>
            <w:right w:val="single" w:sz="6" w:space="0" w:color="auto"/>
          </w:tcBorders>
        </w:tcPr>
        <w:p w:rsidR="00125C6A" w:rsidRPr="00393278" w:rsidRDefault="00125C6A">
          <w:pPr>
            <w:pStyle w:val="NoSpellcheck"/>
          </w:pPr>
          <w:r w:rsidRPr="00393278">
            <w:t>Prepared (Subject resp)</w:t>
          </w:r>
        </w:p>
      </w:tc>
      <w:tc>
        <w:tcPr>
          <w:tcW w:w="5060" w:type="dxa"/>
          <w:gridSpan w:val="4"/>
          <w:tcBorders>
            <w:top w:val="single" w:sz="6" w:space="0" w:color="auto"/>
          </w:tcBorders>
        </w:tcPr>
        <w:p w:rsidR="00125C6A" w:rsidRPr="00393278" w:rsidRDefault="00125C6A">
          <w:pPr>
            <w:pStyle w:val="NoSpellcheck"/>
          </w:pPr>
          <w:r w:rsidRPr="00393278">
            <w:t>No.</w:t>
          </w:r>
        </w:p>
      </w:tc>
    </w:tr>
    <w:tr w:rsidR="00125C6A" w:rsidRPr="00393278">
      <w:tblPrEx>
        <w:tblCellMar>
          <w:top w:w="0" w:type="dxa"/>
          <w:left w:w="70" w:type="dxa"/>
          <w:bottom w:w="0" w:type="dxa"/>
          <w:right w:w="70" w:type="dxa"/>
        </w:tblCellMar>
      </w:tblPrEx>
      <w:trPr>
        <w:gridAfter w:val="1"/>
        <w:wAfter w:w="8" w:type="dxa"/>
        <w:cantSplit/>
        <w:trHeight w:hRule="exact" w:val="300"/>
      </w:trPr>
      <w:tc>
        <w:tcPr>
          <w:tcW w:w="5149" w:type="dxa"/>
          <w:gridSpan w:val="2"/>
          <w:tcBorders>
            <w:left w:val="single" w:sz="6" w:space="0" w:color="auto"/>
            <w:right w:val="single" w:sz="6" w:space="0" w:color="auto"/>
          </w:tcBorders>
        </w:tcPr>
        <w:p w:rsidR="00125C6A" w:rsidRPr="00393278" w:rsidRDefault="00125C6A">
          <w:pPr>
            <w:pStyle w:val="Header"/>
            <w:tabs>
              <w:tab w:val="clear" w:pos="4320"/>
              <w:tab w:val="clear" w:pos="8640"/>
              <w:tab w:val="left" w:pos="2381"/>
              <w:tab w:val="left" w:pos="2609"/>
              <w:tab w:val="left" w:pos="2835"/>
              <w:tab w:val="left" w:pos="3062"/>
            </w:tabs>
            <w:rPr>
              <w:lang w:val="en-GB"/>
            </w:rPr>
          </w:pPr>
          <w:r w:rsidRPr="00393278">
            <w:fldChar w:fldCharType="begin"/>
          </w:r>
          <w:r w:rsidRPr="00393278">
            <w:rPr>
              <w:lang w:val="en-GB"/>
            </w:rPr>
            <w:instrText xml:space="preserve"> DOCPROPERTY "Prepared"  \* MERGEFORMAT </w:instrText>
          </w:r>
          <w:r w:rsidRPr="00393278">
            <w:fldChar w:fldCharType="separate"/>
          </w:r>
          <w:ins w:id="834" w:author="DDS" w:date="2020-04-24T19:49:00Z">
            <w:r w:rsidR="006A5469" w:rsidRPr="00393278">
              <w:rPr>
                <w:lang w:val="en-GB"/>
              </w:rPr>
              <w:t>ERAIHAL Ismat Halabi</w:t>
            </w:r>
          </w:ins>
          <w:del w:id="835" w:author="DDS" w:date="2020-04-24T19:49:00Z">
            <w:r w:rsidR="00946072" w:rsidRPr="00393278" w:rsidDel="006A5469">
              <w:rPr>
                <w:lang w:val="en-GB"/>
              </w:rPr>
              <w:delText>EMNDARS Anders Marklund O</w:delText>
            </w:r>
          </w:del>
          <w:r w:rsidRPr="00393278">
            <w:fldChar w:fldCharType="end"/>
          </w:r>
        </w:p>
      </w:tc>
      <w:tc>
        <w:tcPr>
          <w:tcW w:w="5060" w:type="dxa"/>
          <w:gridSpan w:val="4"/>
          <w:tcBorders>
            <w:bottom w:val="single" w:sz="6" w:space="0" w:color="auto"/>
          </w:tcBorders>
        </w:tcPr>
        <w:p w:rsidR="00125C6A" w:rsidRPr="00393278" w:rsidRDefault="00125C6A">
          <w:pPr>
            <w:pStyle w:val="Header"/>
          </w:pPr>
          <w:fldSimple w:instr=" DOCPROPERTY &quot;DocNo&quot;  \* MERGEFORMAT ">
            <w:r w:rsidR="006A5469" w:rsidRPr="00393278">
              <w:t>1/1551-CRH 109 0526 Uen</w:t>
            </w:r>
          </w:fldSimple>
        </w:p>
      </w:tc>
    </w:tr>
    <w:tr w:rsidR="00125C6A" w:rsidRPr="00393278">
      <w:tblPrEx>
        <w:tblCellMar>
          <w:top w:w="0" w:type="dxa"/>
          <w:left w:w="70" w:type="dxa"/>
          <w:bottom w:w="0" w:type="dxa"/>
          <w:right w:w="70" w:type="dxa"/>
        </w:tblCellMar>
      </w:tblPrEx>
      <w:trPr>
        <w:gridAfter w:val="1"/>
        <w:wAfter w:w="11" w:type="dxa"/>
        <w:cantSplit/>
        <w:trHeight w:hRule="exact" w:val="170"/>
      </w:trPr>
      <w:tc>
        <w:tcPr>
          <w:tcW w:w="3828" w:type="dxa"/>
          <w:tcBorders>
            <w:top w:val="single" w:sz="6" w:space="0" w:color="auto"/>
            <w:left w:val="single" w:sz="6" w:space="0" w:color="auto"/>
            <w:right w:val="single" w:sz="6" w:space="0" w:color="auto"/>
          </w:tcBorders>
        </w:tcPr>
        <w:p w:rsidR="00125C6A" w:rsidRPr="00393278" w:rsidRDefault="00125C6A">
          <w:pPr>
            <w:pStyle w:val="NoSpellcheck"/>
          </w:pPr>
          <w:r w:rsidRPr="00393278">
            <w:t>Approved (Document resp)</w:t>
          </w:r>
        </w:p>
      </w:tc>
      <w:tc>
        <w:tcPr>
          <w:tcW w:w="1319" w:type="dxa"/>
          <w:tcBorders>
            <w:top w:val="single" w:sz="6" w:space="0" w:color="auto"/>
            <w:right w:val="single" w:sz="6" w:space="0" w:color="auto"/>
          </w:tcBorders>
        </w:tcPr>
        <w:p w:rsidR="00125C6A" w:rsidRPr="00393278" w:rsidRDefault="00125C6A">
          <w:pPr>
            <w:pStyle w:val="NoSpellcheck"/>
          </w:pPr>
          <w:r w:rsidRPr="00393278">
            <w:t>Checked</w:t>
          </w:r>
        </w:p>
      </w:tc>
      <w:tc>
        <w:tcPr>
          <w:tcW w:w="1516" w:type="dxa"/>
          <w:tcBorders>
            <w:right w:val="single" w:sz="6" w:space="0" w:color="auto"/>
          </w:tcBorders>
        </w:tcPr>
        <w:p w:rsidR="00125C6A" w:rsidRPr="00393278" w:rsidRDefault="00125C6A">
          <w:pPr>
            <w:pStyle w:val="NoSpellcheck"/>
          </w:pPr>
          <w:r w:rsidRPr="00393278">
            <w:t>Date</w:t>
          </w:r>
        </w:p>
      </w:tc>
      <w:tc>
        <w:tcPr>
          <w:tcW w:w="964" w:type="dxa"/>
        </w:tcPr>
        <w:p w:rsidR="00125C6A" w:rsidRPr="00393278" w:rsidRDefault="00125C6A">
          <w:pPr>
            <w:pStyle w:val="NoSpellcheck"/>
          </w:pPr>
          <w:r w:rsidRPr="00393278">
            <w:t>Rev</w:t>
          </w:r>
        </w:p>
      </w:tc>
      <w:tc>
        <w:tcPr>
          <w:tcW w:w="2579" w:type="dxa"/>
          <w:gridSpan w:val="2"/>
          <w:tcBorders>
            <w:left w:val="single" w:sz="6" w:space="0" w:color="auto"/>
          </w:tcBorders>
        </w:tcPr>
        <w:p w:rsidR="00125C6A" w:rsidRPr="00393278" w:rsidRDefault="00125C6A">
          <w:pPr>
            <w:pStyle w:val="NoSpellcheck"/>
          </w:pPr>
          <w:r w:rsidRPr="00393278">
            <w:t>Reference</w:t>
          </w:r>
        </w:p>
      </w:tc>
    </w:tr>
    <w:tr w:rsidR="00125C6A" w:rsidRPr="00393278">
      <w:tblPrEx>
        <w:tblCellMar>
          <w:top w:w="0" w:type="dxa"/>
          <w:bottom w:w="0" w:type="dxa"/>
        </w:tblCellMar>
      </w:tblPrEx>
      <w:trPr>
        <w:cantSplit/>
        <w:trHeight w:hRule="exact" w:val="300"/>
      </w:trPr>
      <w:tc>
        <w:tcPr>
          <w:tcW w:w="3828" w:type="dxa"/>
          <w:tcBorders>
            <w:left w:val="single" w:sz="6" w:space="0" w:color="auto"/>
            <w:bottom w:val="single" w:sz="6" w:space="0" w:color="auto"/>
          </w:tcBorders>
        </w:tcPr>
        <w:p w:rsidR="00125C6A" w:rsidRPr="00393278" w:rsidRDefault="00125C6A">
          <w:pPr>
            <w:pStyle w:val="Header"/>
            <w:rPr>
              <w:lang w:val="sv-SE"/>
            </w:rPr>
          </w:pPr>
          <w:r w:rsidRPr="00393278">
            <w:rPr>
              <w:lang w:val="sv-SE"/>
            </w:rPr>
            <w:fldChar w:fldCharType="begin"/>
          </w:r>
          <w:r w:rsidRPr="00393278">
            <w:rPr>
              <w:lang w:val="sv-SE"/>
            </w:rPr>
            <w:instrText xml:space="preserve"> DOCPROPERTY "ApprovedBy"  \* MERGEFORMAT </w:instrText>
          </w:r>
          <w:r w:rsidRPr="00393278">
            <w:rPr>
              <w:lang w:val="sv-SE"/>
            </w:rPr>
            <w:fldChar w:fldCharType="end"/>
          </w:r>
        </w:p>
      </w:tc>
      <w:tc>
        <w:tcPr>
          <w:tcW w:w="1318" w:type="dxa"/>
          <w:tcBorders>
            <w:left w:val="nil"/>
            <w:bottom w:val="single" w:sz="6" w:space="0" w:color="auto"/>
            <w:right w:val="single" w:sz="6" w:space="0" w:color="auto"/>
          </w:tcBorders>
        </w:tcPr>
        <w:p w:rsidR="00125C6A" w:rsidRPr="00393278" w:rsidRDefault="00125C6A">
          <w:pPr>
            <w:pStyle w:val="Header"/>
            <w:rPr>
              <w:lang w:val="sv-SE"/>
            </w:rPr>
          </w:pPr>
          <w:r w:rsidRPr="00393278">
            <w:rPr>
              <w:lang w:val="sv-SE"/>
            </w:rPr>
            <w:fldChar w:fldCharType="begin"/>
          </w:r>
          <w:r w:rsidRPr="00393278">
            <w:rPr>
              <w:lang w:val="sv-SE"/>
            </w:rPr>
            <w:instrText xml:space="preserve"> DOCPROPERTY "Checked"  \* MERGEFORMAT </w:instrText>
          </w:r>
          <w:r w:rsidRPr="00393278">
            <w:rPr>
              <w:lang w:val="sv-SE"/>
            </w:rPr>
            <w:fldChar w:fldCharType="end"/>
          </w:r>
        </w:p>
      </w:tc>
      <w:tc>
        <w:tcPr>
          <w:tcW w:w="1518" w:type="dxa"/>
          <w:tcBorders>
            <w:bottom w:val="single" w:sz="6" w:space="0" w:color="auto"/>
          </w:tcBorders>
        </w:tcPr>
        <w:p w:rsidR="00125C6A" w:rsidRPr="00393278" w:rsidRDefault="00125C6A">
          <w:pPr>
            <w:pStyle w:val="Header"/>
          </w:pPr>
          <w:fldSimple w:instr=" DOCPROPERTY &quot;Date&quot;  \* MERGEFORMAT ">
            <w:ins w:id="836" w:author="DDS" w:date="2020-04-24T19:49:00Z">
              <w:r w:rsidR="006A5469" w:rsidRPr="00393278">
                <w:t>2020-04-24</w:t>
              </w:r>
            </w:ins>
            <w:del w:id="837" w:author="DDS" w:date="2020-04-24T19:49:00Z">
              <w:r w:rsidR="00946072" w:rsidRPr="00393278" w:rsidDel="006A5469">
                <w:delText>2017-08-18</w:delText>
              </w:r>
            </w:del>
          </w:fldSimple>
        </w:p>
      </w:tc>
      <w:tc>
        <w:tcPr>
          <w:tcW w:w="964" w:type="dxa"/>
          <w:tcBorders>
            <w:bottom w:val="single" w:sz="6" w:space="0" w:color="auto"/>
          </w:tcBorders>
        </w:tcPr>
        <w:p w:rsidR="00125C6A" w:rsidRPr="00393278" w:rsidRDefault="00125C6A" w:rsidP="006E0392">
          <w:pPr>
            <w:pStyle w:val="Header"/>
          </w:pPr>
          <w:fldSimple w:instr=" DOCPROPERTY &quot;Revision&quot;  \* MERGEFORMAT ">
            <w:ins w:id="838" w:author="DDS" w:date="2020-04-24T19:49:00Z">
              <w:r w:rsidR="006A5469" w:rsidRPr="00393278">
                <w:t>PF2</w:t>
              </w:r>
            </w:ins>
            <w:del w:id="839" w:author="DDS" w:date="2020-04-24T19:49:00Z">
              <w:r w:rsidR="00946072" w:rsidRPr="00393278" w:rsidDel="006A5469">
                <w:delText>PF1</w:delText>
              </w:r>
            </w:del>
          </w:fldSimple>
        </w:p>
      </w:tc>
      <w:tc>
        <w:tcPr>
          <w:tcW w:w="2589" w:type="dxa"/>
          <w:gridSpan w:val="3"/>
          <w:tcBorders>
            <w:left w:val="single" w:sz="6" w:space="0" w:color="auto"/>
            <w:bottom w:val="single" w:sz="6" w:space="0" w:color="auto"/>
          </w:tcBorders>
        </w:tcPr>
        <w:p w:rsidR="00125C6A" w:rsidRPr="00393278" w:rsidRDefault="00125C6A">
          <w:pPr>
            <w:pStyle w:val="Header"/>
          </w:pPr>
          <w:r w:rsidRPr="00393278">
            <w:fldChar w:fldCharType="begin"/>
          </w:r>
          <w:r w:rsidRPr="00393278">
            <w:instrText xml:space="preserve"> DOCPROPERTY "Reference"  \* MERGEFORMAT </w:instrText>
          </w:r>
          <w:r w:rsidRPr="00393278">
            <w:fldChar w:fldCharType="end"/>
          </w:r>
        </w:p>
      </w:tc>
    </w:tr>
  </w:tbl>
  <w:p w:rsidR="00125C6A" w:rsidRPr="00756A89" w:rsidRDefault="00125C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1.4pt" o:bullet="t">
        <v:imagedata r:id="rId1" o:title="BD14753_"/>
      </v:shape>
    </w:pict>
  </w:numPicBullet>
  <w:abstractNum w:abstractNumId="0" w15:restartNumberingAfterBreak="0">
    <w:nsid w:val="FFFFFF7C"/>
    <w:multiLevelType w:val="singleLevel"/>
    <w:tmpl w:val="F6664B1A"/>
    <w:lvl w:ilvl="0">
      <w:start w:val="1"/>
      <w:numFmt w:val="decimal"/>
      <w:pStyle w:val="ListNumber5"/>
      <w:lvlText w:val="%1."/>
      <w:lvlJc w:val="left"/>
      <w:pPr>
        <w:tabs>
          <w:tab w:val="num" w:pos="1492"/>
        </w:tabs>
        <w:ind w:left="1492" w:hanging="360"/>
      </w:pPr>
    </w:lvl>
  </w:abstractNum>
  <w:abstractNum w:abstractNumId="1" w15:restartNumberingAfterBreak="0">
    <w:nsid w:val="FFFFFFFB"/>
    <w:multiLevelType w:val="multilevel"/>
    <w:tmpl w:val="E7BA6638"/>
    <w:lvl w:ilvl="0">
      <w:start w:val="1"/>
      <w:numFmt w:val="decimal"/>
      <w:pStyle w:val="Heading1"/>
      <w:lvlText w:val="%1"/>
      <w:lvlJc w:val="left"/>
      <w:pPr>
        <w:tabs>
          <w:tab w:val="num" w:pos="0"/>
        </w:tabs>
        <w:ind w:left="2551" w:hanging="1304"/>
      </w:pPr>
      <w:rPr>
        <w:rFonts w:hint="default"/>
        <w:u w:val="none"/>
      </w:rPr>
    </w:lvl>
    <w:lvl w:ilvl="1">
      <w:start w:val="1"/>
      <w:numFmt w:val="decimal"/>
      <w:pStyle w:val="Heading2"/>
      <w:lvlText w:val="%1.%2"/>
      <w:lvlJc w:val="left"/>
      <w:pPr>
        <w:tabs>
          <w:tab w:val="num" w:pos="0"/>
        </w:tabs>
        <w:ind w:left="2551" w:hanging="1304"/>
      </w:pPr>
      <w:rPr>
        <w:rFonts w:hint="default"/>
        <w:u w:val="none"/>
      </w:rPr>
    </w:lvl>
    <w:lvl w:ilvl="2">
      <w:start w:val="1"/>
      <w:numFmt w:val="decimal"/>
      <w:pStyle w:val="Heading3"/>
      <w:lvlText w:val="%1.%2.%3"/>
      <w:lvlJc w:val="left"/>
      <w:pPr>
        <w:tabs>
          <w:tab w:val="num" w:pos="0"/>
        </w:tabs>
        <w:ind w:left="2551" w:hanging="1304"/>
      </w:pPr>
      <w:rPr>
        <w:rFonts w:hint="default"/>
        <w:u w:val="none"/>
      </w:rPr>
    </w:lvl>
    <w:lvl w:ilvl="3">
      <w:start w:val="1"/>
      <w:numFmt w:val="decimal"/>
      <w:pStyle w:val="Heading4"/>
      <w:lvlText w:val="%1.%2.%3.%4"/>
      <w:lvlJc w:val="left"/>
      <w:pPr>
        <w:tabs>
          <w:tab w:val="num" w:pos="0"/>
        </w:tabs>
        <w:ind w:left="2551" w:hanging="1304"/>
      </w:pPr>
      <w:rPr>
        <w:rFonts w:hint="default"/>
        <w:u w:val="none"/>
      </w:rPr>
    </w:lvl>
    <w:lvl w:ilvl="4">
      <w:start w:val="1"/>
      <w:numFmt w:val="decimal"/>
      <w:pStyle w:val="Heading5"/>
      <w:lvlText w:val="%1.%2.%3.%4.%5"/>
      <w:lvlJc w:val="left"/>
      <w:pPr>
        <w:tabs>
          <w:tab w:val="num" w:pos="0"/>
        </w:tabs>
        <w:ind w:left="2552" w:hanging="1248"/>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 w15:restartNumberingAfterBreak="0">
    <w:nsid w:val="02291E49"/>
    <w:multiLevelType w:val="hybridMultilevel"/>
    <w:tmpl w:val="C568A9F8"/>
    <w:lvl w:ilvl="0" w:tplc="AB521576">
      <w:start w:val="1"/>
      <w:numFmt w:val="decimal"/>
      <w:pStyle w:val="Listdoublesingleline"/>
      <w:lvlText w:val="%1"/>
      <w:lvlJc w:val="left"/>
      <w:pPr>
        <w:ind w:left="2912"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15:restartNumberingAfterBreak="0">
    <w:nsid w:val="02DD7C11"/>
    <w:multiLevelType w:val="hybridMultilevel"/>
    <w:tmpl w:val="7AF8052C"/>
    <w:lvl w:ilvl="0" w:tplc="FFC28210">
      <w:start w:val="1"/>
      <w:numFmt w:val="lowerLetter"/>
      <w:pStyle w:val="Listabcdoubleline"/>
      <w:lvlText w:val="%1"/>
      <w:lvlJc w:val="left"/>
      <w:pPr>
        <w:tabs>
          <w:tab w:val="num" w:pos="2920"/>
        </w:tabs>
        <w:ind w:left="2920" w:hanging="36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55B12EA"/>
    <w:multiLevelType w:val="multilevel"/>
    <w:tmpl w:val="7AF8052C"/>
    <w:lvl w:ilvl="0">
      <w:start w:val="1"/>
      <w:numFmt w:val="lowerLetter"/>
      <w:pStyle w:val="NoSpellcheck"/>
      <w:lvlText w:val="%1"/>
      <w:lvlJc w:val="left"/>
      <w:pPr>
        <w:tabs>
          <w:tab w:val="num" w:pos="2920"/>
        </w:tabs>
        <w:ind w:left="2920" w:hanging="36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 w15:restartNumberingAfterBreak="0">
    <w:nsid w:val="05635CA7"/>
    <w:multiLevelType w:val="hybridMultilevel"/>
    <w:tmpl w:val="8CAE5F1A"/>
    <w:lvl w:ilvl="0" w:tplc="D4D46730">
      <w:start w:val="1"/>
      <w:numFmt w:val="lowerLetter"/>
      <w:pStyle w:val="Listabcsinglelinewide"/>
      <w:lvlText w:val="%1"/>
      <w:lvlJc w:val="left"/>
      <w:pPr>
        <w:tabs>
          <w:tab w:val="num" w:pos="1673"/>
        </w:tabs>
        <w:ind w:left="1673" w:hanging="369"/>
      </w:pPr>
      <w:rPr>
        <w:rFonts w:ascii="Arial" w:hAnsi="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D465E98"/>
    <w:multiLevelType w:val="hybridMultilevel"/>
    <w:tmpl w:val="D774F564"/>
    <w:lvl w:ilvl="0" w:tplc="DC3EF658">
      <w:start w:val="1"/>
      <w:numFmt w:val="decimal"/>
      <w:pStyle w:val="Listnumberdoublelinewide"/>
      <w:lvlText w:val="%1"/>
      <w:lvlJc w:val="left"/>
      <w:pPr>
        <w:tabs>
          <w:tab w:val="num" w:pos="1673"/>
        </w:tabs>
        <w:ind w:left="1673" w:hanging="369"/>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2C41EA5"/>
    <w:multiLevelType w:val="hybridMultilevel"/>
    <w:tmpl w:val="C28C0658"/>
    <w:lvl w:ilvl="0" w:tplc="04090001">
      <w:start w:val="1"/>
      <w:numFmt w:val="bullet"/>
      <w:lvlText w:val=""/>
      <w:lvlJc w:val="left"/>
      <w:pPr>
        <w:ind w:left="3632" w:hanging="360"/>
      </w:pPr>
      <w:rPr>
        <w:rFonts w:ascii="Symbol" w:hAnsi="Symbol" w:hint="default"/>
      </w:rPr>
    </w:lvl>
    <w:lvl w:ilvl="1" w:tplc="04090003" w:tentative="1">
      <w:start w:val="1"/>
      <w:numFmt w:val="bullet"/>
      <w:lvlText w:val="o"/>
      <w:lvlJc w:val="left"/>
      <w:pPr>
        <w:ind w:left="4352" w:hanging="360"/>
      </w:pPr>
      <w:rPr>
        <w:rFonts w:ascii="Courier New" w:hAnsi="Courier New" w:cs="Courier New" w:hint="default"/>
      </w:rPr>
    </w:lvl>
    <w:lvl w:ilvl="2" w:tplc="04090005" w:tentative="1">
      <w:start w:val="1"/>
      <w:numFmt w:val="bullet"/>
      <w:lvlText w:val=""/>
      <w:lvlJc w:val="left"/>
      <w:pPr>
        <w:ind w:left="5072" w:hanging="360"/>
      </w:pPr>
      <w:rPr>
        <w:rFonts w:ascii="Wingdings" w:hAnsi="Wingdings" w:hint="default"/>
      </w:rPr>
    </w:lvl>
    <w:lvl w:ilvl="3" w:tplc="04090001" w:tentative="1">
      <w:start w:val="1"/>
      <w:numFmt w:val="bullet"/>
      <w:lvlText w:val=""/>
      <w:lvlJc w:val="left"/>
      <w:pPr>
        <w:ind w:left="5792" w:hanging="360"/>
      </w:pPr>
      <w:rPr>
        <w:rFonts w:ascii="Symbol" w:hAnsi="Symbol" w:hint="default"/>
      </w:rPr>
    </w:lvl>
    <w:lvl w:ilvl="4" w:tplc="04090003" w:tentative="1">
      <w:start w:val="1"/>
      <w:numFmt w:val="bullet"/>
      <w:lvlText w:val="o"/>
      <w:lvlJc w:val="left"/>
      <w:pPr>
        <w:ind w:left="6512" w:hanging="360"/>
      </w:pPr>
      <w:rPr>
        <w:rFonts w:ascii="Courier New" w:hAnsi="Courier New" w:cs="Courier New" w:hint="default"/>
      </w:rPr>
    </w:lvl>
    <w:lvl w:ilvl="5" w:tplc="04090005" w:tentative="1">
      <w:start w:val="1"/>
      <w:numFmt w:val="bullet"/>
      <w:lvlText w:val=""/>
      <w:lvlJc w:val="left"/>
      <w:pPr>
        <w:ind w:left="7232" w:hanging="360"/>
      </w:pPr>
      <w:rPr>
        <w:rFonts w:ascii="Wingdings" w:hAnsi="Wingdings" w:hint="default"/>
      </w:rPr>
    </w:lvl>
    <w:lvl w:ilvl="6" w:tplc="04090001" w:tentative="1">
      <w:start w:val="1"/>
      <w:numFmt w:val="bullet"/>
      <w:lvlText w:val=""/>
      <w:lvlJc w:val="left"/>
      <w:pPr>
        <w:ind w:left="7952" w:hanging="360"/>
      </w:pPr>
      <w:rPr>
        <w:rFonts w:ascii="Symbol" w:hAnsi="Symbol" w:hint="default"/>
      </w:rPr>
    </w:lvl>
    <w:lvl w:ilvl="7" w:tplc="04090003" w:tentative="1">
      <w:start w:val="1"/>
      <w:numFmt w:val="bullet"/>
      <w:lvlText w:val="o"/>
      <w:lvlJc w:val="left"/>
      <w:pPr>
        <w:ind w:left="8672" w:hanging="360"/>
      </w:pPr>
      <w:rPr>
        <w:rFonts w:ascii="Courier New" w:hAnsi="Courier New" w:cs="Courier New" w:hint="default"/>
      </w:rPr>
    </w:lvl>
    <w:lvl w:ilvl="8" w:tplc="04090005" w:tentative="1">
      <w:start w:val="1"/>
      <w:numFmt w:val="bullet"/>
      <w:lvlText w:val=""/>
      <w:lvlJc w:val="left"/>
      <w:pPr>
        <w:ind w:left="9392" w:hanging="360"/>
      </w:pPr>
      <w:rPr>
        <w:rFonts w:ascii="Wingdings" w:hAnsi="Wingdings" w:hint="default"/>
      </w:rPr>
    </w:lvl>
  </w:abstractNum>
  <w:abstractNum w:abstractNumId="8" w15:restartNumberingAfterBreak="0">
    <w:nsid w:val="16795A31"/>
    <w:multiLevelType w:val="hybridMultilevel"/>
    <w:tmpl w:val="926487C4"/>
    <w:lvl w:ilvl="0" w:tplc="04090001">
      <w:start w:val="1"/>
      <w:numFmt w:val="bullet"/>
      <w:lvlText w:val=""/>
      <w:lvlJc w:val="left"/>
      <w:pPr>
        <w:ind w:left="3272" w:hanging="360"/>
      </w:pPr>
      <w:rPr>
        <w:rFonts w:ascii="Symbol" w:hAnsi="Symbol" w:hint="default"/>
      </w:rPr>
    </w:lvl>
    <w:lvl w:ilvl="1" w:tplc="04090003" w:tentative="1">
      <w:start w:val="1"/>
      <w:numFmt w:val="bullet"/>
      <w:lvlText w:val="o"/>
      <w:lvlJc w:val="left"/>
      <w:pPr>
        <w:ind w:left="3992" w:hanging="360"/>
      </w:pPr>
      <w:rPr>
        <w:rFonts w:ascii="Courier New" w:hAnsi="Courier New" w:cs="Courier New" w:hint="default"/>
      </w:rPr>
    </w:lvl>
    <w:lvl w:ilvl="2" w:tplc="04090005" w:tentative="1">
      <w:start w:val="1"/>
      <w:numFmt w:val="bullet"/>
      <w:lvlText w:val=""/>
      <w:lvlJc w:val="left"/>
      <w:pPr>
        <w:ind w:left="4712" w:hanging="360"/>
      </w:pPr>
      <w:rPr>
        <w:rFonts w:ascii="Wingdings" w:hAnsi="Wingdings" w:hint="default"/>
      </w:rPr>
    </w:lvl>
    <w:lvl w:ilvl="3" w:tplc="04090001" w:tentative="1">
      <w:start w:val="1"/>
      <w:numFmt w:val="bullet"/>
      <w:lvlText w:val=""/>
      <w:lvlJc w:val="left"/>
      <w:pPr>
        <w:ind w:left="5432" w:hanging="360"/>
      </w:pPr>
      <w:rPr>
        <w:rFonts w:ascii="Symbol" w:hAnsi="Symbol" w:hint="default"/>
      </w:rPr>
    </w:lvl>
    <w:lvl w:ilvl="4" w:tplc="04090003" w:tentative="1">
      <w:start w:val="1"/>
      <w:numFmt w:val="bullet"/>
      <w:lvlText w:val="o"/>
      <w:lvlJc w:val="left"/>
      <w:pPr>
        <w:ind w:left="6152" w:hanging="360"/>
      </w:pPr>
      <w:rPr>
        <w:rFonts w:ascii="Courier New" w:hAnsi="Courier New" w:cs="Courier New" w:hint="default"/>
      </w:rPr>
    </w:lvl>
    <w:lvl w:ilvl="5" w:tplc="04090005" w:tentative="1">
      <w:start w:val="1"/>
      <w:numFmt w:val="bullet"/>
      <w:lvlText w:val=""/>
      <w:lvlJc w:val="left"/>
      <w:pPr>
        <w:ind w:left="6872" w:hanging="360"/>
      </w:pPr>
      <w:rPr>
        <w:rFonts w:ascii="Wingdings" w:hAnsi="Wingdings" w:hint="default"/>
      </w:rPr>
    </w:lvl>
    <w:lvl w:ilvl="6" w:tplc="04090001" w:tentative="1">
      <w:start w:val="1"/>
      <w:numFmt w:val="bullet"/>
      <w:lvlText w:val=""/>
      <w:lvlJc w:val="left"/>
      <w:pPr>
        <w:ind w:left="7592" w:hanging="360"/>
      </w:pPr>
      <w:rPr>
        <w:rFonts w:ascii="Symbol" w:hAnsi="Symbol" w:hint="default"/>
      </w:rPr>
    </w:lvl>
    <w:lvl w:ilvl="7" w:tplc="04090003" w:tentative="1">
      <w:start w:val="1"/>
      <w:numFmt w:val="bullet"/>
      <w:lvlText w:val="o"/>
      <w:lvlJc w:val="left"/>
      <w:pPr>
        <w:ind w:left="8312" w:hanging="360"/>
      </w:pPr>
      <w:rPr>
        <w:rFonts w:ascii="Courier New" w:hAnsi="Courier New" w:cs="Courier New" w:hint="default"/>
      </w:rPr>
    </w:lvl>
    <w:lvl w:ilvl="8" w:tplc="04090005" w:tentative="1">
      <w:start w:val="1"/>
      <w:numFmt w:val="bullet"/>
      <w:lvlText w:val=""/>
      <w:lvlJc w:val="left"/>
      <w:pPr>
        <w:ind w:left="9032" w:hanging="360"/>
      </w:pPr>
      <w:rPr>
        <w:rFonts w:ascii="Wingdings" w:hAnsi="Wingdings" w:hint="default"/>
      </w:rPr>
    </w:lvl>
  </w:abstractNum>
  <w:abstractNum w:abstractNumId="9" w15:restartNumberingAfterBreak="0">
    <w:nsid w:val="174B52FE"/>
    <w:multiLevelType w:val="multilevel"/>
    <w:tmpl w:val="436050B0"/>
    <w:lvl w:ilvl="0">
      <w:start w:val="1"/>
      <w:numFmt w:val="bullet"/>
      <w:pStyle w:val="ListBullet"/>
      <w:lvlText w:val=""/>
      <w:lvlJc w:val="left"/>
      <w:pPr>
        <w:tabs>
          <w:tab w:val="num" w:pos="2914"/>
        </w:tabs>
        <w:ind w:left="2914" w:hanging="362"/>
      </w:pPr>
      <w:rPr>
        <w:rFonts w:ascii="Symbol" w:hAnsi="Symbol" w:cs="Times New Roman" w:hint="default"/>
        <w:b w:val="0"/>
        <w:i w:val="0"/>
        <w:sz w:val="22"/>
        <w:szCs w:val="22"/>
      </w:rPr>
    </w:lvl>
    <w:lvl w:ilvl="1">
      <w:start w:val="1"/>
      <w:numFmt w:val="bullet"/>
      <w:lvlText w:val="-"/>
      <w:lvlJc w:val="left"/>
      <w:pPr>
        <w:tabs>
          <w:tab w:val="num" w:pos="3274"/>
        </w:tabs>
        <w:ind w:left="3255" w:hanging="341"/>
      </w:pPr>
      <w:rPr>
        <w:rFonts w:hint="default"/>
        <w:u w:val="none"/>
      </w:rPr>
    </w:lvl>
    <w:lvl w:ilvl="2">
      <w:start w:val="1"/>
      <w:numFmt w:val="bullet"/>
      <w:lvlText w:val=""/>
      <w:lvlJc w:val="left"/>
      <w:pPr>
        <w:tabs>
          <w:tab w:val="num" w:pos="3615"/>
        </w:tabs>
        <w:ind w:left="3595" w:hanging="340"/>
      </w:pPr>
      <w:rPr>
        <w:rFonts w:ascii="Symbol" w:hAnsi="Symbol" w:hint="default"/>
        <w:sz w:val="16"/>
        <w:u w:val="none"/>
      </w:rPr>
    </w:lvl>
    <w:lvl w:ilvl="3">
      <w:start w:val="1"/>
      <w:numFmt w:val="bullet"/>
      <w:lvlText w:val=""/>
      <w:lvlJc w:val="left"/>
      <w:pPr>
        <w:tabs>
          <w:tab w:val="num" w:pos="3983"/>
        </w:tabs>
        <w:ind w:left="3963" w:hanging="340"/>
      </w:pPr>
      <w:rPr>
        <w:rFonts w:ascii="Symbol" w:hAnsi="Symbol" w:hint="default"/>
        <w:b w:val="0"/>
        <w:i w:val="0"/>
        <w:sz w:val="18"/>
        <w:u w:val="none"/>
      </w:rPr>
    </w:lvl>
    <w:lvl w:ilvl="4">
      <w:start w:val="1"/>
      <w:numFmt w:val="bullet"/>
      <w:lvlText w:val="&gt;"/>
      <w:lvlJc w:val="left"/>
      <w:pPr>
        <w:tabs>
          <w:tab w:val="num" w:pos="4366"/>
        </w:tabs>
        <w:ind w:left="4366" w:hanging="397"/>
      </w:pPr>
      <w:rPr>
        <w:rFonts w:ascii="Times New Roman" w:eastAsia="MS PGothic" w:hAnsi="Times New Roman" w:cs="Times New Roman" w:hint="default"/>
      </w:rPr>
    </w:lvl>
    <w:lvl w:ilvl="5">
      <w:start w:val="1"/>
      <w:numFmt w:val="decimal"/>
      <w:lvlText w:val="%1.%2.%3.%4.%5.%6"/>
      <w:lvlJc w:val="left"/>
      <w:pPr>
        <w:tabs>
          <w:tab w:val="num" w:pos="3005"/>
        </w:tabs>
        <w:ind w:left="3005" w:firstLine="0"/>
      </w:pPr>
      <w:rPr>
        <w:rFonts w:hint="default"/>
      </w:rPr>
    </w:lvl>
    <w:lvl w:ilvl="6">
      <w:start w:val="1"/>
      <w:numFmt w:val="decimal"/>
      <w:lvlText w:val="%1.%2.%3.%4.%5.%6.%7"/>
      <w:lvlJc w:val="left"/>
      <w:pPr>
        <w:tabs>
          <w:tab w:val="num" w:pos="3005"/>
        </w:tabs>
        <w:ind w:left="3005" w:firstLine="0"/>
      </w:pPr>
      <w:rPr>
        <w:rFonts w:hint="default"/>
      </w:rPr>
    </w:lvl>
    <w:lvl w:ilvl="7">
      <w:start w:val="1"/>
      <w:numFmt w:val="decimal"/>
      <w:lvlText w:val="%1.%2.%3.%4.%5.%6.%7.%8"/>
      <w:lvlJc w:val="left"/>
      <w:pPr>
        <w:tabs>
          <w:tab w:val="num" w:pos="3005"/>
        </w:tabs>
        <w:ind w:left="3005" w:firstLine="0"/>
      </w:pPr>
      <w:rPr>
        <w:rFonts w:hint="default"/>
      </w:rPr>
    </w:lvl>
    <w:lvl w:ilvl="8">
      <w:start w:val="1"/>
      <w:numFmt w:val="decimal"/>
      <w:lvlText w:val="%1.%2.%3.%4.%5.%6.%7.%8.%9"/>
      <w:lvlJc w:val="left"/>
      <w:pPr>
        <w:tabs>
          <w:tab w:val="num" w:pos="3005"/>
        </w:tabs>
        <w:ind w:left="3005" w:firstLine="0"/>
      </w:pPr>
      <w:rPr>
        <w:rFonts w:hint="default"/>
      </w:rPr>
    </w:lvl>
  </w:abstractNum>
  <w:abstractNum w:abstractNumId="10" w15:restartNumberingAfterBreak="0">
    <w:nsid w:val="17BE0E62"/>
    <w:multiLevelType w:val="multilevel"/>
    <w:tmpl w:val="28A22B74"/>
    <w:lvl w:ilvl="0">
      <w:start w:val="1"/>
      <w:numFmt w:val="bullet"/>
      <w:pStyle w:val="ListBullet2wide"/>
      <w:lvlText w:val=""/>
      <w:lvlJc w:val="left"/>
      <w:pPr>
        <w:tabs>
          <w:tab w:val="num" w:pos="1666"/>
        </w:tabs>
        <w:ind w:left="1666" w:hanging="362"/>
      </w:pPr>
      <w:rPr>
        <w:rFonts w:ascii="Symbol" w:hAnsi="Symbol" w:cs="Times New Roman" w:hint="default"/>
        <w:b w:val="0"/>
        <w:i w:val="0"/>
        <w:sz w:val="22"/>
        <w:szCs w:val="22"/>
      </w:rPr>
    </w:lvl>
    <w:lvl w:ilvl="1">
      <w:start w:val="1"/>
      <w:numFmt w:val="bullet"/>
      <w:lvlText w:val="-"/>
      <w:lvlJc w:val="left"/>
      <w:pPr>
        <w:tabs>
          <w:tab w:val="num" w:pos="2026"/>
        </w:tabs>
        <w:ind w:left="2007" w:hanging="341"/>
      </w:pPr>
      <w:rPr>
        <w:rFonts w:hint="default"/>
        <w:u w:val="none"/>
      </w:rPr>
    </w:lvl>
    <w:lvl w:ilvl="2">
      <w:start w:val="1"/>
      <w:numFmt w:val="bullet"/>
      <w:lvlText w:val=""/>
      <w:lvlJc w:val="left"/>
      <w:pPr>
        <w:tabs>
          <w:tab w:val="num" w:pos="2367"/>
        </w:tabs>
        <w:ind w:left="2347" w:hanging="340"/>
      </w:pPr>
      <w:rPr>
        <w:rFonts w:ascii="Symbol" w:hAnsi="Symbol" w:hint="default"/>
        <w:sz w:val="16"/>
        <w:u w:val="none"/>
      </w:rPr>
    </w:lvl>
    <w:lvl w:ilvl="3">
      <w:start w:val="1"/>
      <w:numFmt w:val="bullet"/>
      <w:lvlText w:val="-"/>
      <w:lvlJc w:val="left"/>
      <w:pPr>
        <w:tabs>
          <w:tab w:val="num" w:pos="2736"/>
        </w:tabs>
        <w:ind w:left="2716" w:hanging="340"/>
      </w:pPr>
      <w:rPr>
        <w:rFonts w:ascii="PMingLiU" w:eastAsia="PMingLiU" w:hint="eastAsia"/>
        <w:b w:val="0"/>
        <w:i w:val="0"/>
        <w:sz w:val="16"/>
        <w:u w:val="none"/>
      </w:rPr>
    </w:lvl>
    <w:lvl w:ilvl="4">
      <w:start w:val="1"/>
      <w:numFmt w:val="bullet"/>
      <w:lvlText w:val="&gt;"/>
      <w:lvlJc w:val="left"/>
      <w:pPr>
        <w:tabs>
          <w:tab w:val="num" w:pos="3084"/>
        </w:tabs>
        <w:ind w:left="3084" w:hanging="368"/>
      </w:pPr>
      <w:rPr>
        <w:rFonts w:ascii="Times New Roman" w:hAnsi="Times New Roman" w:cs="Times New Roman" w:hint="default"/>
      </w:rPr>
    </w:lvl>
    <w:lvl w:ilvl="5">
      <w:start w:val="1"/>
      <w:numFmt w:val="decimal"/>
      <w:lvlText w:val="%1.%2.%3.%4.%5.%6"/>
      <w:lvlJc w:val="left"/>
      <w:pPr>
        <w:tabs>
          <w:tab w:val="num" w:pos="1757"/>
        </w:tabs>
        <w:ind w:left="1757" w:firstLine="0"/>
      </w:pPr>
      <w:rPr>
        <w:rFonts w:hint="default"/>
      </w:rPr>
    </w:lvl>
    <w:lvl w:ilvl="6">
      <w:start w:val="1"/>
      <w:numFmt w:val="decimal"/>
      <w:lvlText w:val="%1.%2.%3.%4.%5.%6.%7"/>
      <w:lvlJc w:val="left"/>
      <w:pPr>
        <w:tabs>
          <w:tab w:val="num" w:pos="1757"/>
        </w:tabs>
        <w:ind w:left="1757" w:firstLine="0"/>
      </w:pPr>
      <w:rPr>
        <w:rFonts w:hint="default"/>
      </w:rPr>
    </w:lvl>
    <w:lvl w:ilvl="7">
      <w:start w:val="1"/>
      <w:numFmt w:val="decimal"/>
      <w:lvlText w:val="%1.%2.%3.%4.%5.%6.%7.%8"/>
      <w:lvlJc w:val="left"/>
      <w:pPr>
        <w:tabs>
          <w:tab w:val="num" w:pos="1757"/>
        </w:tabs>
        <w:ind w:left="1757" w:firstLine="0"/>
      </w:pPr>
      <w:rPr>
        <w:rFonts w:hint="default"/>
      </w:rPr>
    </w:lvl>
    <w:lvl w:ilvl="8">
      <w:start w:val="1"/>
      <w:numFmt w:val="decimal"/>
      <w:lvlText w:val="%1.%2.%3.%4.%5.%6.%7.%8.%9"/>
      <w:lvlJc w:val="left"/>
      <w:pPr>
        <w:tabs>
          <w:tab w:val="num" w:pos="1757"/>
        </w:tabs>
        <w:ind w:left="1757" w:firstLine="0"/>
      </w:pPr>
      <w:rPr>
        <w:rFonts w:hint="default"/>
      </w:rPr>
    </w:lvl>
  </w:abstractNum>
  <w:abstractNum w:abstractNumId="11" w15:restartNumberingAfterBreak="0">
    <w:nsid w:val="1A2B228E"/>
    <w:multiLevelType w:val="hybridMultilevel"/>
    <w:tmpl w:val="D076D76E"/>
    <w:lvl w:ilvl="0" w:tplc="10090015">
      <w:start w:val="1"/>
      <w:numFmt w:val="upperLetter"/>
      <w:lvlText w:val="%1."/>
      <w:lvlJc w:val="left"/>
      <w:pPr>
        <w:ind w:left="3272" w:hanging="360"/>
      </w:pPr>
    </w:lvl>
    <w:lvl w:ilvl="1" w:tplc="10090019" w:tentative="1">
      <w:start w:val="1"/>
      <w:numFmt w:val="lowerLetter"/>
      <w:lvlText w:val="%2."/>
      <w:lvlJc w:val="left"/>
      <w:pPr>
        <w:ind w:left="3992" w:hanging="360"/>
      </w:pPr>
    </w:lvl>
    <w:lvl w:ilvl="2" w:tplc="1009001B" w:tentative="1">
      <w:start w:val="1"/>
      <w:numFmt w:val="lowerRoman"/>
      <w:lvlText w:val="%3."/>
      <w:lvlJc w:val="right"/>
      <w:pPr>
        <w:ind w:left="4712" w:hanging="180"/>
      </w:pPr>
    </w:lvl>
    <w:lvl w:ilvl="3" w:tplc="1009000F" w:tentative="1">
      <w:start w:val="1"/>
      <w:numFmt w:val="decimal"/>
      <w:lvlText w:val="%4."/>
      <w:lvlJc w:val="left"/>
      <w:pPr>
        <w:ind w:left="5432" w:hanging="360"/>
      </w:pPr>
    </w:lvl>
    <w:lvl w:ilvl="4" w:tplc="10090019" w:tentative="1">
      <w:start w:val="1"/>
      <w:numFmt w:val="lowerLetter"/>
      <w:lvlText w:val="%5."/>
      <w:lvlJc w:val="left"/>
      <w:pPr>
        <w:ind w:left="6152" w:hanging="360"/>
      </w:pPr>
    </w:lvl>
    <w:lvl w:ilvl="5" w:tplc="1009001B" w:tentative="1">
      <w:start w:val="1"/>
      <w:numFmt w:val="lowerRoman"/>
      <w:lvlText w:val="%6."/>
      <w:lvlJc w:val="right"/>
      <w:pPr>
        <w:ind w:left="6872" w:hanging="180"/>
      </w:pPr>
    </w:lvl>
    <w:lvl w:ilvl="6" w:tplc="1009000F" w:tentative="1">
      <w:start w:val="1"/>
      <w:numFmt w:val="decimal"/>
      <w:lvlText w:val="%7."/>
      <w:lvlJc w:val="left"/>
      <w:pPr>
        <w:ind w:left="7592" w:hanging="360"/>
      </w:pPr>
    </w:lvl>
    <w:lvl w:ilvl="7" w:tplc="10090019" w:tentative="1">
      <w:start w:val="1"/>
      <w:numFmt w:val="lowerLetter"/>
      <w:lvlText w:val="%8."/>
      <w:lvlJc w:val="left"/>
      <w:pPr>
        <w:ind w:left="8312" w:hanging="360"/>
      </w:pPr>
    </w:lvl>
    <w:lvl w:ilvl="8" w:tplc="1009001B" w:tentative="1">
      <w:start w:val="1"/>
      <w:numFmt w:val="lowerRoman"/>
      <w:lvlText w:val="%9."/>
      <w:lvlJc w:val="right"/>
      <w:pPr>
        <w:ind w:left="9032" w:hanging="180"/>
      </w:pPr>
    </w:lvl>
  </w:abstractNum>
  <w:abstractNum w:abstractNumId="12" w15:restartNumberingAfterBreak="0">
    <w:nsid w:val="203F536C"/>
    <w:multiLevelType w:val="multilevel"/>
    <w:tmpl w:val="0A3880A0"/>
    <w:lvl w:ilvl="0">
      <w:start w:val="1"/>
      <w:numFmt w:val="bullet"/>
      <w:pStyle w:val="ListBullet2"/>
      <w:lvlText w:val=""/>
      <w:lvlJc w:val="left"/>
      <w:pPr>
        <w:tabs>
          <w:tab w:val="num" w:pos="2914"/>
        </w:tabs>
        <w:ind w:left="2914" w:hanging="362"/>
      </w:pPr>
      <w:rPr>
        <w:rFonts w:ascii="Symbol" w:hAnsi="Symbol" w:cs="Times New Roman" w:hint="default"/>
        <w:b w:val="0"/>
        <w:i w:val="0"/>
        <w:sz w:val="22"/>
        <w:szCs w:val="22"/>
      </w:rPr>
    </w:lvl>
    <w:lvl w:ilvl="1">
      <w:start w:val="1"/>
      <w:numFmt w:val="bullet"/>
      <w:lvlText w:val="-"/>
      <w:lvlJc w:val="left"/>
      <w:pPr>
        <w:tabs>
          <w:tab w:val="num" w:pos="3274"/>
        </w:tabs>
        <w:ind w:left="3255" w:hanging="341"/>
      </w:pPr>
      <w:rPr>
        <w:rFonts w:hint="default"/>
        <w:u w:val="none"/>
      </w:rPr>
    </w:lvl>
    <w:lvl w:ilvl="2">
      <w:start w:val="1"/>
      <w:numFmt w:val="bullet"/>
      <w:lvlText w:val=""/>
      <w:lvlJc w:val="left"/>
      <w:pPr>
        <w:tabs>
          <w:tab w:val="num" w:pos="3615"/>
        </w:tabs>
        <w:ind w:left="3595" w:hanging="340"/>
      </w:pPr>
      <w:rPr>
        <w:rFonts w:ascii="Symbol" w:hAnsi="Symbol" w:hint="default"/>
        <w:sz w:val="16"/>
        <w:u w:val="none"/>
      </w:rPr>
    </w:lvl>
    <w:lvl w:ilvl="3">
      <w:start w:val="1"/>
      <w:numFmt w:val="bullet"/>
      <w:lvlText w:val="-"/>
      <w:lvlJc w:val="left"/>
      <w:pPr>
        <w:tabs>
          <w:tab w:val="num" w:pos="3983"/>
        </w:tabs>
        <w:ind w:left="3963" w:hanging="340"/>
      </w:pPr>
      <w:rPr>
        <w:rFonts w:ascii="PMingLiU" w:eastAsia="PMingLiU" w:hint="eastAsia"/>
        <w:b w:val="0"/>
        <w:i w:val="0"/>
        <w:sz w:val="16"/>
        <w:u w:val="none"/>
      </w:rPr>
    </w:lvl>
    <w:lvl w:ilvl="4">
      <w:start w:val="1"/>
      <w:numFmt w:val="bullet"/>
      <w:lvlText w:val="&gt;"/>
      <w:lvlJc w:val="left"/>
      <w:pPr>
        <w:tabs>
          <w:tab w:val="num" w:pos="4366"/>
        </w:tabs>
        <w:ind w:left="4366" w:hanging="397"/>
      </w:pPr>
      <w:rPr>
        <w:rFonts w:ascii="Times New Roman" w:hAnsi="Times New Roman" w:cs="Times New Roman" w:hint="default"/>
      </w:rPr>
    </w:lvl>
    <w:lvl w:ilvl="5">
      <w:start w:val="1"/>
      <w:numFmt w:val="decimal"/>
      <w:lvlText w:val="%1.%2.%3.%4.%5.%6"/>
      <w:lvlJc w:val="left"/>
      <w:pPr>
        <w:tabs>
          <w:tab w:val="num" w:pos="3005"/>
        </w:tabs>
        <w:ind w:left="3005" w:firstLine="0"/>
      </w:pPr>
      <w:rPr>
        <w:rFonts w:hint="default"/>
      </w:rPr>
    </w:lvl>
    <w:lvl w:ilvl="6">
      <w:start w:val="1"/>
      <w:numFmt w:val="decimal"/>
      <w:lvlText w:val="%1.%2.%3.%4.%5.%6.%7"/>
      <w:lvlJc w:val="left"/>
      <w:pPr>
        <w:tabs>
          <w:tab w:val="num" w:pos="3005"/>
        </w:tabs>
        <w:ind w:left="3005" w:firstLine="0"/>
      </w:pPr>
      <w:rPr>
        <w:rFonts w:hint="default"/>
      </w:rPr>
    </w:lvl>
    <w:lvl w:ilvl="7">
      <w:start w:val="1"/>
      <w:numFmt w:val="decimal"/>
      <w:lvlText w:val="%1.%2.%3.%4.%5.%6.%7.%8"/>
      <w:lvlJc w:val="left"/>
      <w:pPr>
        <w:tabs>
          <w:tab w:val="num" w:pos="3005"/>
        </w:tabs>
        <w:ind w:left="3005" w:firstLine="0"/>
      </w:pPr>
      <w:rPr>
        <w:rFonts w:hint="default"/>
      </w:rPr>
    </w:lvl>
    <w:lvl w:ilvl="8">
      <w:start w:val="1"/>
      <w:numFmt w:val="decimal"/>
      <w:lvlText w:val="%1.%2.%3.%4.%5.%6.%7.%8.%9"/>
      <w:lvlJc w:val="left"/>
      <w:pPr>
        <w:tabs>
          <w:tab w:val="num" w:pos="3005"/>
        </w:tabs>
        <w:ind w:left="3005" w:firstLine="0"/>
      </w:pPr>
      <w:rPr>
        <w:rFonts w:hint="default"/>
      </w:rPr>
    </w:lvl>
  </w:abstractNum>
  <w:abstractNum w:abstractNumId="13" w15:restartNumberingAfterBreak="0">
    <w:nsid w:val="23005FA0"/>
    <w:multiLevelType w:val="hybridMultilevel"/>
    <w:tmpl w:val="A50422BA"/>
    <w:lvl w:ilvl="0" w:tplc="04090001">
      <w:start w:val="1"/>
      <w:numFmt w:val="bullet"/>
      <w:lvlText w:val=""/>
      <w:lvlJc w:val="left"/>
      <w:pPr>
        <w:ind w:left="3632" w:hanging="360"/>
      </w:pPr>
      <w:rPr>
        <w:rFonts w:ascii="Symbol" w:hAnsi="Symbol" w:hint="default"/>
      </w:rPr>
    </w:lvl>
    <w:lvl w:ilvl="1" w:tplc="04090003" w:tentative="1">
      <w:start w:val="1"/>
      <w:numFmt w:val="bullet"/>
      <w:lvlText w:val="o"/>
      <w:lvlJc w:val="left"/>
      <w:pPr>
        <w:ind w:left="4352" w:hanging="360"/>
      </w:pPr>
      <w:rPr>
        <w:rFonts w:ascii="Courier New" w:hAnsi="Courier New" w:cs="Courier New" w:hint="default"/>
      </w:rPr>
    </w:lvl>
    <w:lvl w:ilvl="2" w:tplc="04090005" w:tentative="1">
      <w:start w:val="1"/>
      <w:numFmt w:val="bullet"/>
      <w:lvlText w:val=""/>
      <w:lvlJc w:val="left"/>
      <w:pPr>
        <w:ind w:left="5072" w:hanging="360"/>
      </w:pPr>
      <w:rPr>
        <w:rFonts w:ascii="Wingdings" w:hAnsi="Wingdings" w:hint="default"/>
      </w:rPr>
    </w:lvl>
    <w:lvl w:ilvl="3" w:tplc="04090001" w:tentative="1">
      <w:start w:val="1"/>
      <w:numFmt w:val="bullet"/>
      <w:lvlText w:val=""/>
      <w:lvlJc w:val="left"/>
      <w:pPr>
        <w:ind w:left="5792" w:hanging="360"/>
      </w:pPr>
      <w:rPr>
        <w:rFonts w:ascii="Symbol" w:hAnsi="Symbol" w:hint="default"/>
      </w:rPr>
    </w:lvl>
    <w:lvl w:ilvl="4" w:tplc="04090003" w:tentative="1">
      <w:start w:val="1"/>
      <w:numFmt w:val="bullet"/>
      <w:lvlText w:val="o"/>
      <w:lvlJc w:val="left"/>
      <w:pPr>
        <w:ind w:left="6512" w:hanging="360"/>
      </w:pPr>
      <w:rPr>
        <w:rFonts w:ascii="Courier New" w:hAnsi="Courier New" w:cs="Courier New" w:hint="default"/>
      </w:rPr>
    </w:lvl>
    <w:lvl w:ilvl="5" w:tplc="04090005" w:tentative="1">
      <w:start w:val="1"/>
      <w:numFmt w:val="bullet"/>
      <w:lvlText w:val=""/>
      <w:lvlJc w:val="left"/>
      <w:pPr>
        <w:ind w:left="7232" w:hanging="360"/>
      </w:pPr>
      <w:rPr>
        <w:rFonts w:ascii="Wingdings" w:hAnsi="Wingdings" w:hint="default"/>
      </w:rPr>
    </w:lvl>
    <w:lvl w:ilvl="6" w:tplc="04090001" w:tentative="1">
      <w:start w:val="1"/>
      <w:numFmt w:val="bullet"/>
      <w:lvlText w:val=""/>
      <w:lvlJc w:val="left"/>
      <w:pPr>
        <w:ind w:left="7952" w:hanging="360"/>
      </w:pPr>
      <w:rPr>
        <w:rFonts w:ascii="Symbol" w:hAnsi="Symbol" w:hint="default"/>
      </w:rPr>
    </w:lvl>
    <w:lvl w:ilvl="7" w:tplc="04090003" w:tentative="1">
      <w:start w:val="1"/>
      <w:numFmt w:val="bullet"/>
      <w:lvlText w:val="o"/>
      <w:lvlJc w:val="left"/>
      <w:pPr>
        <w:ind w:left="8672" w:hanging="360"/>
      </w:pPr>
      <w:rPr>
        <w:rFonts w:ascii="Courier New" w:hAnsi="Courier New" w:cs="Courier New" w:hint="default"/>
      </w:rPr>
    </w:lvl>
    <w:lvl w:ilvl="8" w:tplc="04090005" w:tentative="1">
      <w:start w:val="1"/>
      <w:numFmt w:val="bullet"/>
      <w:lvlText w:val=""/>
      <w:lvlJc w:val="left"/>
      <w:pPr>
        <w:ind w:left="9392" w:hanging="360"/>
      </w:pPr>
      <w:rPr>
        <w:rFonts w:ascii="Wingdings" w:hAnsi="Wingdings" w:hint="default"/>
      </w:rPr>
    </w:lvl>
  </w:abstractNum>
  <w:abstractNum w:abstractNumId="14" w15:restartNumberingAfterBreak="0">
    <w:nsid w:val="23302F4F"/>
    <w:multiLevelType w:val="hybridMultilevel"/>
    <w:tmpl w:val="1E3C6A38"/>
    <w:lvl w:ilvl="0" w:tplc="E7B82E42">
      <w:start w:val="1"/>
      <w:numFmt w:val="decimal"/>
      <w:lvlText w:val="%1."/>
      <w:lvlJc w:val="left"/>
      <w:pPr>
        <w:ind w:left="2520" w:hanging="360"/>
      </w:pPr>
      <w:rPr>
        <w:rFonts w:hint="default"/>
      </w:r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15" w15:restartNumberingAfterBreak="0">
    <w:nsid w:val="260E3179"/>
    <w:multiLevelType w:val="multilevel"/>
    <w:tmpl w:val="4CC24214"/>
    <w:lvl w:ilvl="0">
      <w:start w:val="1"/>
      <w:numFmt w:val="decimal"/>
      <w:pStyle w:val="ListNumber2"/>
      <w:lvlText w:val="%1"/>
      <w:lvlJc w:val="left"/>
      <w:pPr>
        <w:tabs>
          <w:tab w:val="num" w:pos="1673"/>
        </w:tabs>
        <w:ind w:left="1673" w:hanging="369"/>
      </w:pPr>
      <w:rPr>
        <w:rFonts w:hint="default"/>
      </w:rPr>
    </w:lvl>
    <w:lvl w:ilvl="1">
      <w:start w:val="1"/>
      <w:numFmt w:val="decimal"/>
      <w:lvlText w:val="%1.%2"/>
      <w:lvlJc w:val="left"/>
      <w:pPr>
        <w:tabs>
          <w:tab w:val="num" w:pos="2240"/>
        </w:tabs>
        <w:ind w:left="2240" w:hanging="567"/>
      </w:pPr>
      <w:rPr>
        <w:rFonts w:hint="default"/>
      </w:rPr>
    </w:lvl>
    <w:lvl w:ilvl="2">
      <w:start w:val="1"/>
      <w:numFmt w:val="decimal"/>
      <w:lvlText w:val="%1.%2.%3"/>
      <w:lvlJc w:val="left"/>
      <w:pPr>
        <w:tabs>
          <w:tab w:val="num" w:pos="2920"/>
        </w:tabs>
        <w:ind w:left="2920" w:hanging="680"/>
      </w:pPr>
      <w:rPr>
        <w:rFonts w:hint="default"/>
      </w:rPr>
    </w:lvl>
    <w:lvl w:ilvl="3">
      <w:start w:val="1"/>
      <w:numFmt w:val="decimal"/>
      <w:lvlText w:val="%1.%2.%3.%4"/>
      <w:lvlJc w:val="left"/>
      <w:pPr>
        <w:tabs>
          <w:tab w:val="num" w:pos="3799"/>
        </w:tabs>
        <w:ind w:left="3799" w:hanging="879"/>
      </w:pPr>
      <w:rPr>
        <w:rFonts w:hint="default"/>
      </w:rPr>
    </w:lvl>
    <w:lvl w:ilvl="4">
      <w:start w:val="1"/>
      <w:numFmt w:val="decimal"/>
      <w:lvlText w:val="%1.%2.%3.%4.%5."/>
      <w:lvlJc w:val="left"/>
      <w:pPr>
        <w:tabs>
          <w:tab w:val="num" w:pos="-8423"/>
        </w:tabs>
        <w:ind w:left="-8713" w:hanging="788"/>
      </w:pPr>
      <w:rPr>
        <w:rFonts w:hint="default"/>
      </w:rPr>
    </w:lvl>
    <w:lvl w:ilvl="5">
      <w:start w:val="1"/>
      <w:numFmt w:val="decimal"/>
      <w:lvlText w:val="%1.%2.%3.%4.%5.%6."/>
      <w:lvlJc w:val="left"/>
      <w:pPr>
        <w:tabs>
          <w:tab w:val="num" w:pos="-7703"/>
        </w:tabs>
        <w:ind w:left="-8208" w:hanging="935"/>
      </w:pPr>
      <w:rPr>
        <w:rFonts w:hint="default"/>
      </w:rPr>
    </w:lvl>
    <w:lvl w:ilvl="6">
      <w:numFmt w:val="none"/>
      <w:lvlText w:val=""/>
      <w:lvlJc w:val="left"/>
      <w:pPr>
        <w:tabs>
          <w:tab w:val="num" w:pos="360"/>
        </w:tabs>
      </w:pPr>
    </w:lvl>
    <w:lvl w:ilvl="7">
      <w:start w:val="1"/>
      <w:numFmt w:val="decimal"/>
      <w:lvlText w:val="%1.%2.%3.%4.%5.%6.%7.%8."/>
      <w:lvlJc w:val="left"/>
      <w:pPr>
        <w:tabs>
          <w:tab w:val="num" w:pos="-6621"/>
        </w:tabs>
        <w:ind w:left="-7199" w:hanging="1224"/>
      </w:pPr>
      <w:rPr>
        <w:rFonts w:hint="default"/>
      </w:rPr>
    </w:lvl>
    <w:lvl w:ilvl="8">
      <w:start w:val="1"/>
      <w:numFmt w:val="decimal"/>
      <w:lvlText w:val="%1.%2.%3.%4.%5.%6.%7.%8.%9."/>
      <w:lvlJc w:val="left"/>
      <w:pPr>
        <w:tabs>
          <w:tab w:val="num" w:pos="-6263"/>
        </w:tabs>
        <w:ind w:left="-6621" w:hanging="1440"/>
      </w:pPr>
      <w:rPr>
        <w:rFonts w:hint="default"/>
      </w:rPr>
    </w:lvl>
  </w:abstractNum>
  <w:abstractNum w:abstractNumId="16" w15:restartNumberingAfterBreak="0">
    <w:nsid w:val="264269B4"/>
    <w:multiLevelType w:val="hybridMultilevel"/>
    <w:tmpl w:val="19EA96F8"/>
    <w:lvl w:ilvl="0">
      <w:start w:val="1"/>
      <w:numFmt w:val="decimal"/>
      <w:pStyle w:val="List"/>
      <w:lvlText w:val="[%1]"/>
      <w:lvlJc w:val="left"/>
      <w:pPr>
        <w:tabs>
          <w:tab w:val="num" w:pos="3289"/>
        </w:tabs>
        <w:ind w:left="3289" w:hanging="737"/>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7" w15:restartNumberingAfterBreak="0">
    <w:nsid w:val="265705B3"/>
    <w:multiLevelType w:val="hybridMultilevel"/>
    <w:tmpl w:val="BE3202C4"/>
    <w:lvl w:ilvl="0" w:tplc="04090001">
      <w:start w:val="1"/>
      <w:numFmt w:val="bullet"/>
      <w:lvlText w:val=""/>
      <w:lvlJc w:val="left"/>
      <w:pPr>
        <w:ind w:left="3272" w:hanging="360"/>
      </w:pPr>
      <w:rPr>
        <w:rFonts w:ascii="Symbol" w:hAnsi="Symbol" w:hint="default"/>
      </w:rPr>
    </w:lvl>
    <w:lvl w:ilvl="1" w:tplc="04090003" w:tentative="1">
      <w:start w:val="1"/>
      <w:numFmt w:val="bullet"/>
      <w:lvlText w:val="o"/>
      <w:lvlJc w:val="left"/>
      <w:pPr>
        <w:ind w:left="3992" w:hanging="360"/>
      </w:pPr>
      <w:rPr>
        <w:rFonts w:ascii="Courier New" w:hAnsi="Courier New" w:cs="Courier New" w:hint="default"/>
      </w:rPr>
    </w:lvl>
    <w:lvl w:ilvl="2" w:tplc="04090005" w:tentative="1">
      <w:start w:val="1"/>
      <w:numFmt w:val="bullet"/>
      <w:lvlText w:val=""/>
      <w:lvlJc w:val="left"/>
      <w:pPr>
        <w:ind w:left="4712" w:hanging="360"/>
      </w:pPr>
      <w:rPr>
        <w:rFonts w:ascii="Wingdings" w:hAnsi="Wingdings" w:hint="default"/>
      </w:rPr>
    </w:lvl>
    <w:lvl w:ilvl="3" w:tplc="04090001" w:tentative="1">
      <w:start w:val="1"/>
      <w:numFmt w:val="bullet"/>
      <w:lvlText w:val=""/>
      <w:lvlJc w:val="left"/>
      <w:pPr>
        <w:ind w:left="5432" w:hanging="360"/>
      </w:pPr>
      <w:rPr>
        <w:rFonts w:ascii="Symbol" w:hAnsi="Symbol" w:hint="default"/>
      </w:rPr>
    </w:lvl>
    <w:lvl w:ilvl="4" w:tplc="04090003" w:tentative="1">
      <w:start w:val="1"/>
      <w:numFmt w:val="bullet"/>
      <w:lvlText w:val="o"/>
      <w:lvlJc w:val="left"/>
      <w:pPr>
        <w:ind w:left="6152" w:hanging="360"/>
      </w:pPr>
      <w:rPr>
        <w:rFonts w:ascii="Courier New" w:hAnsi="Courier New" w:cs="Courier New" w:hint="default"/>
      </w:rPr>
    </w:lvl>
    <w:lvl w:ilvl="5" w:tplc="04090005" w:tentative="1">
      <w:start w:val="1"/>
      <w:numFmt w:val="bullet"/>
      <w:lvlText w:val=""/>
      <w:lvlJc w:val="left"/>
      <w:pPr>
        <w:ind w:left="6872" w:hanging="360"/>
      </w:pPr>
      <w:rPr>
        <w:rFonts w:ascii="Wingdings" w:hAnsi="Wingdings" w:hint="default"/>
      </w:rPr>
    </w:lvl>
    <w:lvl w:ilvl="6" w:tplc="04090001" w:tentative="1">
      <w:start w:val="1"/>
      <w:numFmt w:val="bullet"/>
      <w:lvlText w:val=""/>
      <w:lvlJc w:val="left"/>
      <w:pPr>
        <w:ind w:left="7592" w:hanging="360"/>
      </w:pPr>
      <w:rPr>
        <w:rFonts w:ascii="Symbol" w:hAnsi="Symbol" w:hint="default"/>
      </w:rPr>
    </w:lvl>
    <w:lvl w:ilvl="7" w:tplc="04090003" w:tentative="1">
      <w:start w:val="1"/>
      <w:numFmt w:val="bullet"/>
      <w:lvlText w:val="o"/>
      <w:lvlJc w:val="left"/>
      <w:pPr>
        <w:ind w:left="8312" w:hanging="360"/>
      </w:pPr>
      <w:rPr>
        <w:rFonts w:ascii="Courier New" w:hAnsi="Courier New" w:cs="Courier New" w:hint="default"/>
      </w:rPr>
    </w:lvl>
    <w:lvl w:ilvl="8" w:tplc="04090005" w:tentative="1">
      <w:start w:val="1"/>
      <w:numFmt w:val="bullet"/>
      <w:lvlText w:val=""/>
      <w:lvlJc w:val="left"/>
      <w:pPr>
        <w:ind w:left="9032" w:hanging="360"/>
      </w:pPr>
      <w:rPr>
        <w:rFonts w:ascii="Wingdings" w:hAnsi="Wingdings" w:hint="default"/>
      </w:rPr>
    </w:lvl>
  </w:abstractNum>
  <w:abstractNum w:abstractNumId="18" w15:restartNumberingAfterBreak="0">
    <w:nsid w:val="26DA2427"/>
    <w:multiLevelType w:val="hybridMultilevel"/>
    <w:tmpl w:val="49629D3E"/>
    <w:lvl w:ilvl="0" w:tplc="04090001">
      <w:start w:val="1"/>
      <w:numFmt w:val="bullet"/>
      <w:lvlText w:val=""/>
      <w:lvlJc w:val="left"/>
      <w:pPr>
        <w:ind w:left="3272" w:hanging="360"/>
      </w:pPr>
      <w:rPr>
        <w:rFonts w:ascii="Symbol" w:hAnsi="Symbol" w:hint="default"/>
      </w:rPr>
    </w:lvl>
    <w:lvl w:ilvl="1" w:tplc="04090003" w:tentative="1">
      <w:start w:val="1"/>
      <w:numFmt w:val="bullet"/>
      <w:lvlText w:val="o"/>
      <w:lvlJc w:val="left"/>
      <w:pPr>
        <w:ind w:left="3992" w:hanging="360"/>
      </w:pPr>
      <w:rPr>
        <w:rFonts w:ascii="Courier New" w:hAnsi="Courier New" w:cs="Courier New" w:hint="default"/>
      </w:rPr>
    </w:lvl>
    <w:lvl w:ilvl="2" w:tplc="04090005" w:tentative="1">
      <w:start w:val="1"/>
      <w:numFmt w:val="bullet"/>
      <w:lvlText w:val=""/>
      <w:lvlJc w:val="left"/>
      <w:pPr>
        <w:ind w:left="4712" w:hanging="360"/>
      </w:pPr>
      <w:rPr>
        <w:rFonts w:ascii="Wingdings" w:hAnsi="Wingdings" w:hint="default"/>
      </w:rPr>
    </w:lvl>
    <w:lvl w:ilvl="3" w:tplc="04090001" w:tentative="1">
      <w:start w:val="1"/>
      <w:numFmt w:val="bullet"/>
      <w:lvlText w:val=""/>
      <w:lvlJc w:val="left"/>
      <w:pPr>
        <w:ind w:left="5432" w:hanging="360"/>
      </w:pPr>
      <w:rPr>
        <w:rFonts w:ascii="Symbol" w:hAnsi="Symbol" w:hint="default"/>
      </w:rPr>
    </w:lvl>
    <w:lvl w:ilvl="4" w:tplc="04090003" w:tentative="1">
      <w:start w:val="1"/>
      <w:numFmt w:val="bullet"/>
      <w:lvlText w:val="o"/>
      <w:lvlJc w:val="left"/>
      <w:pPr>
        <w:ind w:left="6152" w:hanging="360"/>
      </w:pPr>
      <w:rPr>
        <w:rFonts w:ascii="Courier New" w:hAnsi="Courier New" w:cs="Courier New" w:hint="default"/>
      </w:rPr>
    </w:lvl>
    <w:lvl w:ilvl="5" w:tplc="04090005" w:tentative="1">
      <w:start w:val="1"/>
      <w:numFmt w:val="bullet"/>
      <w:lvlText w:val=""/>
      <w:lvlJc w:val="left"/>
      <w:pPr>
        <w:ind w:left="6872" w:hanging="360"/>
      </w:pPr>
      <w:rPr>
        <w:rFonts w:ascii="Wingdings" w:hAnsi="Wingdings" w:hint="default"/>
      </w:rPr>
    </w:lvl>
    <w:lvl w:ilvl="6" w:tplc="04090001" w:tentative="1">
      <w:start w:val="1"/>
      <w:numFmt w:val="bullet"/>
      <w:lvlText w:val=""/>
      <w:lvlJc w:val="left"/>
      <w:pPr>
        <w:ind w:left="7592" w:hanging="360"/>
      </w:pPr>
      <w:rPr>
        <w:rFonts w:ascii="Symbol" w:hAnsi="Symbol" w:hint="default"/>
      </w:rPr>
    </w:lvl>
    <w:lvl w:ilvl="7" w:tplc="04090003" w:tentative="1">
      <w:start w:val="1"/>
      <w:numFmt w:val="bullet"/>
      <w:lvlText w:val="o"/>
      <w:lvlJc w:val="left"/>
      <w:pPr>
        <w:ind w:left="8312" w:hanging="360"/>
      </w:pPr>
      <w:rPr>
        <w:rFonts w:ascii="Courier New" w:hAnsi="Courier New" w:cs="Courier New" w:hint="default"/>
      </w:rPr>
    </w:lvl>
    <w:lvl w:ilvl="8" w:tplc="04090005" w:tentative="1">
      <w:start w:val="1"/>
      <w:numFmt w:val="bullet"/>
      <w:lvlText w:val=""/>
      <w:lvlJc w:val="left"/>
      <w:pPr>
        <w:ind w:left="9032" w:hanging="360"/>
      </w:pPr>
      <w:rPr>
        <w:rFonts w:ascii="Wingdings" w:hAnsi="Wingdings" w:hint="default"/>
      </w:rPr>
    </w:lvl>
  </w:abstractNum>
  <w:abstractNum w:abstractNumId="19" w15:restartNumberingAfterBreak="0">
    <w:nsid w:val="2EB464AF"/>
    <w:multiLevelType w:val="hybridMultilevel"/>
    <w:tmpl w:val="565A553A"/>
    <w:lvl w:ilvl="0" w:tplc="10090001">
      <w:start w:val="1"/>
      <w:numFmt w:val="bullet"/>
      <w:lvlText w:val=""/>
      <w:lvlJc w:val="left"/>
      <w:pPr>
        <w:tabs>
          <w:tab w:val="num" w:pos="3240"/>
        </w:tabs>
        <w:ind w:left="3240" w:hanging="360"/>
      </w:pPr>
      <w:rPr>
        <w:rFonts w:ascii="Symbol" w:hAnsi="Symbol" w:hint="default"/>
      </w:rPr>
    </w:lvl>
    <w:lvl w:ilvl="1" w:tplc="F4EEFBA4">
      <w:start w:val="635"/>
      <w:numFmt w:val="bullet"/>
      <w:lvlText w:val="–"/>
      <w:lvlJc w:val="left"/>
      <w:pPr>
        <w:tabs>
          <w:tab w:val="num" w:pos="3960"/>
        </w:tabs>
        <w:ind w:left="3960" w:hanging="360"/>
      </w:pPr>
      <w:rPr>
        <w:rFonts w:ascii="Ericsson Capital TT" w:hAnsi="Ericsson Capital TT" w:hint="default"/>
      </w:rPr>
    </w:lvl>
    <w:lvl w:ilvl="2" w:tplc="693C7C3A" w:tentative="1">
      <w:start w:val="1"/>
      <w:numFmt w:val="bullet"/>
      <w:lvlText w:val="›"/>
      <w:lvlJc w:val="left"/>
      <w:pPr>
        <w:tabs>
          <w:tab w:val="num" w:pos="4680"/>
        </w:tabs>
        <w:ind w:left="4680" w:hanging="360"/>
      </w:pPr>
      <w:rPr>
        <w:rFonts w:ascii="Arial" w:hAnsi="Arial" w:hint="default"/>
      </w:rPr>
    </w:lvl>
    <w:lvl w:ilvl="3" w:tplc="38825DE2" w:tentative="1">
      <w:start w:val="1"/>
      <w:numFmt w:val="bullet"/>
      <w:lvlText w:val="›"/>
      <w:lvlJc w:val="left"/>
      <w:pPr>
        <w:tabs>
          <w:tab w:val="num" w:pos="5400"/>
        </w:tabs>
        <w:ind w:left="5400" w:hanging="360"/>
      </w:pPr>
      <w:rPr>
        <w:rFonts w:ascii="Arial" w:hAnsi="Arial" w:hint="default"/>
      </w:rPr>
    </w:lvl>
    <w:lvl w:ilvl="4" w:tplc="33AE1ABE" w:tentative="1">
      <w:start w:val="1"/>
      <w:numFmt w:val="bullet"/>
      <w:lvlText w:val="›"/>
      <w:lvlJc w:val="left"/>
      <w:pPr>
        <w:tabs>
          <w:tab w:val="num" w:pos="6120"/>
        </w:tabs>
        <w:ind w:left="6120" w:hanging="360"/>
      </w:pPr>
      <w:rPr>
        <w:rFonts w:ascii="Arial" w:hAnsi="Arial" w:hint="default"/>
      </w:rPr>
    </w:lvl>
    <w:lvl w:ilvl="5" w:tplc="35F0C1B2" w:tentative="1">
      <w:start w:val="1"/>
      <w:numFmt w:val="bullet"/>
      <w:lvlText w:val="›"/>
      <w:lvlJc w:val="left"/>
      <w:pPr>
        <w:tabs>
          <w:tab w:val="num" w:pos="6840"/>
        </w:tabs>
        <w:ind w:left="6840" w:hanging="360"/>
      </w:pPr>
      <w:rPr>
        <w:rFonts w:ascii="Arial" w:hAnsi="Arial" w:hint="default"/>
      </w:rPr>
    </w:lvl>
    <w:lvl w:ilvl="6" w:tplc="3DE85C12" w:tentative="1">
      <w:start w:val="1"/>
      <w:numFmt w:val="bullet"/>
      <w:lvlText w:val="›"/>
      <w:lvlJc w:val="left"/>
      <w:pPr>
        <w:tabs>
          <w:tab w:val="num" w:pos="7560"/>
        </w:tabs>
        <w:ind w:left="7560" w:hanging="360"/>
      </w:pPr>
      <w:rPr>
        <w:rFonts w:ascii="Arial" w:hAnsi="Arial" w:hint="default"/>
      </w:rPr>
    </w:lvl>
    <w:lvl w:ilvl="7" w:tplc="8630496A" w:tentative="1">
      <w:start w:val="1"/>
      <w:numFmt w:val="bullet"/>
      <w:lvlText w:val="›"/>
      <w:lvlJc w:val="left"/>
      <w:pPr>
        <w:tabs>
          <w:tab w:val="num" w:pos="8280"/>
        </w:tabs>
        <w:ind w:left="8280" w:hanging="360"/>
      </w:pPr>
      <w:rPr>
        <w:rFonts w:ascii="Arial" w:hAnsi="Arial" w:hint="default"/>
      </w:rPr>
    </w:lvl>
    <w:lvl w:ilvl="8" w:tplc="DBA2742E" w:tentative="1">
      <w:start w:val="1"/>
      <w:numFmt w:val="bullet"/>
      <w:lvlText w:val="›"/>
      <w:lvlJc w:val="left"/>
      <w:pPr>
        <w:tabs>
          <w:tab w:val="num" w:pos="9000"/>
        </w:tabs>
        <w:ind w:left="9000" w:hanging="360"/>
      </w:pPr>
      <w:rPr>
        <w:rFonts w:ascii="Arial" w:hAnsi="Arial" w:hint="default"/>
      </w:rPr>
    </w:lvl>
  </w:abstractNum>
  <w:abstractNum w:abstractNumId="20" w15:restartNumberingAfterBreak="0">
    <w:nsid w:val="34A5582B"/>
    <w:multiLevelType w:val="hybridMultilevel"/>
    <w:tmpl w:val="6C9CFDA0"/>
    <w:lvl w:ilvl="0" w:tplc="04090001">
      <w:start w:val="1"/>
      <w:numFmt w:val="bullet"/>
      <w:lvlText w:val=""/>
      <w:lvlJc w:val="left"/>
      <w:pPr>
        <w:tabs>
          <w:tab w:val="num" w:pos="3272"/>
        </w:tabs>
        <w:ind w:left="3272" w:hanging="360"/>
      </w:pPr>
      <w:rPr>
        <w:rFonts w:ascii="Symbol" w:hAnsi="Symbol" w:hint="default"/>
      </w:rPr>
    </w:lvl>
    <w:lvl w:ilvl="1" w:tplc="04090003" w:tentative="1">
      <w:start w:val="1"/>
      <w:numFmt w:val="bullet"/>
      <w:lvlText w:val="o"/>
      <w:lvlJc w:val="left"/>
      <w:pPr>
        <w:tabs>
          <w:tab w:val="num" w:pos="3992"/>
        </w:tabs>
        <w:ind w:left="3992" w:hanging="360"/>
      </w:pPr>
      <w:rPr>
        <w:rFonts w:ascii="Courier New" w:hAnsi="Courier New" w:cs="Courier New" w:hint="default"/>
      </w:rPr>
    </w:lvl>
    <w:lvl w:ilvl="2" w:tplc="04090005" w:tentative="1">
      <w:start w:val="1"/>
      <w:numFmt w:val="bullet"/>
      <w:lvlText w:val=""/>
      <w:lvlJc w:val="left"/>
      <w:pPr>
        <w:tabs>
          <w:tab w:val="num" w:pos="4712"/>
        </w:tabs>
        <w:ind w:left="4712" w:hanging="360"/>
      </w:pPr>
      <w:rPr>
        <w:rFonts w:ascii="Wingdings" w:hAnsi="Wingdings" w:hint="default"/>
      </w:rPr>
    </w:lvl>
    <w:lvl w:ilvl="3" w:tplc="04090001" w:tentative="1">
      <w:start w:val="1"/>
      <w:numFmt w:val="bullet"/>
      <w:lvlText w:val=""/>
      <w:lvlJc w:val="left"/>
      <w:pPr>
        <w:tabs>
          <w:tab w:val="num" w:pos="5432"/>
        </w:tabs>
        <w:ind w:left="5432" w:hanging="360"/>
      </w:pPr>
      <w:rPr>
        <w:rFonts w:ascii="Symbol" w:hAnsi="Symbol" w:hint="default"/>
      </w:rPr>
    </w:lvl>
    <w:lvl w:ilvl="4" w:tplc="04090003" w:tentative="1">
      <w:start w:val="1"/>
      <w:numFmt w:val="bullet"/>
      <w:lvlText w:val="o"/>
      <w:lvlJc w:val="left"/>
      <w:pPr>
        <w:tabs>
          <w:tab w:val="num" w:pos="6152"/>
        </w:tabs>
        <w:ind w:left="6152" w:hanging="360"/>
      </w:pPr>
      <w:rPr>
        <w:rFonts w:ascii="Courier New" w:hAnsi="Courier New" w:cs="Courier New" w:hint="default"/>
      </w:rPr>
    </w:lvl>
    <w:lvl w:ilvl="5" w:tplc="04090005" w:tentative="1">
      <w:start w:val="1"/>
      <w:numFmt w:val="bullet"/>
      <w:lvlText w:val=""/>
      <w:lvlJc w:val="left"/>
      <w:pPr>
        <w:tabs>
          <w:tab w:val="num" w:pos="6872"/>
        </w:tabs>
        <w:ind w:left="6872" w:hanging="360"/>
      </w:pPr>
      <w:rPr>
        <w:rFonts w:ascii="Wingdings" w:hAnsi="Wingdings" w:hint="default"/>
      </w:rPr>
    </w:lvl>
    <w:lvl w:ilvl="6" w:tplc="04090001" w:tentative="1">
      <w:start w:val="1"/>
      <w:numFmt w:val="bullet"/>
      <w:lvlText w:val=""/>
      <w:lvlJc w:val="left"/>
      <w:pPr>
        <w:tabs>
          <w:tab w:val="num" w:pos="7592"/>
        </w:tabs>
        <w:ind w:left="7592" w:hanging="360"/>
      </w:pPr>
      <w:rPr>
        <w:rFonts w:ascii="Symbol" w:hAnsi="Symbol" w:hint="default"/>
      </w:rPr>
    </w:lvl>
    <w:lvl w:ilvl="7" w:tplc="04090003" w:tentative="1">
      <w:start w:val="1"/>
      <w:numFmt w:val="bullet"/>
      <w:lvlText w:val="o"/>
      <w:lvlJc w:val="left"/>
      <w:pPr>
        <w:tabs>
          <w:tab w:val="num" w:pos="8312"/>
        </w:tabs>
        <w:ind w:left="8312" w:hanging="360"/>
      </w:pPr>
      <w:rPr>
        <w:rFonts w:ascii="Courier New" w:hAnsi="Courier New" w:cs="Courier New" w:hint="default"/>
      </w:rPr>
    </w:lvl>
    <w:lvl w:ilvl="8" w:tplc="04090005" w:tentative="1">
      <w:start w:val="1"/>
      <w:numFmt w:val="bullet"/>
      <w:lvlText w:val=""/>
      <w:lvlJc w:val="left"/>
      <w:pPr>
        <w:tabs>
          <w:tab w:val="num" w:pos="9032"/>
        </w:tabs>
        <w:ind w:left="9032" w:hanging="360"/>
      </w:pPr>
      <w:rPr>
        <w:rFonts w:ascii="Wingdings" w:hAnsi="Wingdings" w:hint="default"/>
      </w:rPr>
    </w:lvl>
  </w:abstractNum>
  <w:abstractNum w:abstractNumId="21" w15:restartNumberingAfterBreak="0">
    <w:nsid w:val="35B80980"/>
    <w:multiLevelType w:val="hybridMultilevel"/>
    <w:tmpl w:val="135894B2"/>
    <w:lvl w:ilvl="0" w:tplc="D9EAA214">
      <w:start w:val="1"/>
      <w:numFmt w:val="bullet"/>
      <w:lvlText w:val="›"/>
      <w:lvlJc w:val="left"/>
      <w:pPr>
        <w:tabs>
          <w:tab w:val="num" w:pos="720"/>
        </w:tabs>
        <w:ind w:left="720" w:hanging="360"/>
      </w:pPr>
      <w:rPr>
        <w:rFonts w:ascii="Arial" w:hAnsi="Arial" w:hint="default"/>
      </w:rPr>
    </w:lvl>
    <w:lvl w:ilvl="1" w:tplc="7A744728">
      <w:start w:val="2114"/>
      <w:numFmt w:val="bullet"/>
      <w:lvlText w:val="–"/>
      <w:lvlJc w:val="left"/>
      <w:pPr>
        <w:tabs>
          <w:tab w:val="num" w:pos="1440"/>
        </w:tabs>
        <w:ind w:left="1440" w:hanging="360"/>
      </w:pPr>
      <w:rPr>
        <w:rFonts w:ascii="Ericsson Capital TT" w:hAnsi="Ericsson Capital TT" w:hint="default"/>
      </w:rPr>
    </w:lvl>
    <w:lvl w:ilvl="2" w:tplc="3D601556">
      <w:start w:val="1"/>
      <w:numFmt w:val="bullet"/>
      <w:lvlText w:val="›"/>
      <w:lvlJc w:val="left"/>
      <w:pPr>
        <w:tabs>
          <w:tab w:val="num" w:pos="2160"/>
        </w:tabs>
        <w:ind w:left="2160" w:hanging="360"/>
      </w:pPr>
      <w:rPr>
        <w:rFonts w:ascii="Arial" w:hAnsi="Arial" w:hint="default"/>
      </w:rPr>
    </w:lvl>
    <w:lvl w:ilvl="3" w:tplc="DC9A9D64">
      <w:start w:val="1"/>
      <w:numFmt w:val="bullet"/>
      <w:lvlText w:val="›"/>
      <w:lvlJc w:val="left"/>
      <w:pPr>
        <w:tabs>
          <w:tab w:val="num" w:pos="2880"/>
        </w:tabs>
        <w:ind w:left="2880" w:hanging="360"/>
      </w:pPr>
      <w:rPr>
        <w:rFonts w:ascii="Arial" w:hAnsi="Arial" w:hint="default"/>
      </w:rPr>
    </w:lvl>
    <w:lvl w:ilvl="4" w:tplc="78B098F4">
      <w:start w:val="1"/>
      <w:numFmt w:val="bullet"/>
      <w:lvlText w:val="›"/>
      <w:lvlJc w:val="left"/>
      <w:pPr>
        <w:tabs>
          <w:tab w:val="num" w:pos="3600"/>
        </w:tabs>
        <w:ind w:left="3600" w:hanging="360"/>
      </w:pPr>
      <w:rPr>
        <w:rFonts w:ascii="Arial" w:hAnsi="Arial" w:hint="default"/>
      </w:rPr>
    </w:lvl>
    <w:lvl w:ilvl="5" w:tplc="6C521DD8">
      <w:start w:val="1"/>
      <w:numFmt w:val="bullet"/>
      <w:lvlText w:val="›"/>
      <w:lvlJc w:val="left"/>
      <w:pPr>
        <w:tabs>
          <w:tab w:val="num" w:pos="4320"/>
        </w:tabs>
        <w:ind w:left="4320" w:hanging="360"/>
      </w:pPr>
      <w:rPr>
        <w:rFonts w:ascii="Arial" w:hAnsi="Arial" w:hint="default"/>
      </w:rPr>
    </w:lvl>
    <w:lvl w:ilvl="6" w:tplc="71E03922" w:tentative="1">
      <w:start w:val="1"/>
      <w:numFmt w:val="bullet"/>
      <w:lvlText w:val="›"/>
      <w:lvlJc w:val="left"/>
      <w:pPr>
        <w:tabs>
          <w:tab w:val="num" w:pos="5040"/>
        </w:tabs>
        <w:ind w:left="5040" w:hanging="360"/>
      </w:pPr>
      <w:rPr>
        <w:rFonts w:ascii="Arial" w:hAnsi="Arial" w:hint="default"/>
      </w:rPr>
    </w:lvl>
    <w:lvl w:ilvl="7" w:tplc="20D63C7A" w:tentative="1">
      <w:start w:val="1"/>
      <w:numFmt w:val="bullet"/>
      <w:lvlText w:val="›"/>
      <w:lvlJc w:val="left"/>
      <w:pPr>
        <w:tabs>
          <w:tab w:val="num" w:pos="5760"/>
        </w:tabs>
        <w:ind w:left="5760" w:hanging="360"/>
      </w:pPr>
      <w:rPr>
        <w:rFonts w:ascii="Arial" w:hAnsi="Arial" w:hint="default"/>
      </w:rPr>
    </w:lvl>
    <w:lvl w:ilvl="8" w:tplc="5CE0890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61C10BF"/>
    <w:multiLevelType w:val="hybridMultilevel"/>
    <w:tmpl w:val="71568710"/>
    <w:lvl w:ilvl="0" w:tplc="D9EAA214">
      <w:start w:val="1"/>
      <w:numFmt w:val="bullet"/>
      <w:lvlText w:val="›"/>
      <w:lvlJc w:val="left"/>
      <w:pPr>
        <w:tabs>
          <w:tab w:val="num" w:pos="720"/>
        </w:tabs>
        <w:ind w:left="720" w:hanging="360"/>
      </w:pPr>
      <w:rPr>
        <w:rFonts w:ascii="Arial" w:hAnsi="Arial" w:hint="default"/>
      </w:rPr>
    </w:lvl>
    <w:lvl w:ilvl="1" w:tplc="7A744728">
      <w:start w:val="2114"/>
      <w:numFmt w:val="bullet"/>
      <w:lvlText w:val="–"/>
      <w:lvlJc w:val="left"/>
      <w:pPr>
        <w:tabs>
          <w:tab w:val="num" w:pos="1440"/>
        </w:tabs>
        <w:ind w:left="1440" w:hanging="360"/>
      </w:pPr>
      <w:rPr>
        <w:rFonts w:ascii="Ericsson Capital TT" w:hAnsi="Ericsson Capital TT" w:hint="default"/>
      </w:rPr>
    </w:lvl>
    <w:lvl w:ilvl="2" w:tplc="3D601556">
      <w:start w:val="1"/>
      <w:numFmt w:val="bullet"/>
      <w:lvlText w:val="›"/>
      <w:lvlJc w:val="left"/>
      <w:pPr>
        <w:tabs>
          <w:tab w:val="num" w:pos="2160"/>
        </w:tabs>
        <w:ind w:left="2160" w:hanging="360"/>
      </w:pPr>
      <w:rPr>
        <w:rFonts w:ascii="Arial" w:hAnsi="Arial" w:hint="default"/>
      </w:rPr>
    </w:lvl>
    <w:lvl w:ilvl="3" w:tplc="DC9A9D64">
      <w:start w:val="1"/>
      <w:numFmt w:val="bullet"/>
      <w:lvlText w:val="›"/>
      <w:lvlJc w:val="left"/>
      <w:pPr>
        <w:tabs>
          <w:tab w:val="num" w:pos="2880"/>
        </w:tabs>
        <w:ind w:left="2880" w:hanging="360"/>
      </w:pPr>
      <w:rPr>
        <w:rFonts w:ascii="Arial" w:hAnsi="Arial" w:hint="default"/>
      </w:rPr>
    </w:lvl>
    <w:lvl w:ilvl="4" w:tplc="78B098F4">
      <w:start w:val="1"/>
      <w:numFmt w:val="bullet"/>
      <w:lvlText w:val="›"/>
      <w:lvlJc w:val="left"/>
      <w:pPr>
        <w:tabs>
          <w:tab w:val="num" w:pos="3600"/>
        </w:tabs>
        <w:ind w:left="3600" w:hanging="360"/>
      </w:pPr>
      <w:rPr>
        <w:rFonts w:ascii="Arial" w:hAnsi="Arial" w:hint="default"/>
      </w:rPr>
    </w:lvl>
    <w:lvl w:ilvl="5" w:tplc="F4EEFBA4">
      <w:start w:val="635"/>
      <w:numFmt w:val="bullet"/>
      <w:lvlText w:val="–"/>
      <w:lvlJc w:val="left"/>
      <w:pPr>
        <w:tabs>
          <w:tab w:val="num" w:pos="4320"/>
        </w:tabs>
        <w:ind w:left="4320" w:hanging="360"/>
      </w:pPr>
      <w:rPr>
        <w:rFonts w:ascii="Ericsson Capital TT" w:hAnsi="Ericsson Capital TT" w:hint="default"/>
      </w:rPr>
    </w:lvl>
    <w:lvl w:ilvl="6" w:tplc="71E03922" w:tentative="1">
      <w:start w:val="1"/>
      <w:numFmt w:val="bullet"/>
      <w:lvlText w:val="›"/>
      <w:lvlJc w:val="left"/>
      <w:pPr>
        <w:tabs>
          <w:tab w:val="num" w:pos="5040"/>
        </w:tabs>
        <w:ind w:left="5040" w:hanging="360"/>
      </w:pPr>
      <w:rPr>
        <w:rFonts w:ascii="Arial" w:hAnsi="Arial" w:hint="default"/>
      </w:rPr>
    </w:lvl>
    <w:lvl w:ilvl="7" w:tplc="20D63C7A" w:tentative="1">
      <w:start w:val="1"/>
      <w:numFmt w:val="bullet"/>
      <w:lvlText w:val="›"/>
      <w:lvlJc w:val="left"/>
      <w:pPr>
        <w:tabs>
          <w:tab w:val="num" w:pos="5760"/>
        </w:tabs>
        <w:ind w:left="5760" w:hanging="360"/>
      </w:pPr>
      <w:rPr>
        <w:rFonts w:ascii="Arial" w:hAnsi="Arial" w:hint="default"/>
      </w:rPr>
    </w:lvl>
    <w:lvl w:ilvl="8" w:tplc="5CE0890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C665B69"/>
    <w:multiLevelType w:val="hybridMultilevel"/>
    <w:tmpl w:val="0DDAD44C"/>
    <w:lvl w:ilvl="0">
      <w:start w:val="1"/>
      <w:numFmt w:val="decimal"/>
      <w:pStyle w:val="Listnumbersinglelinewide"/>
      <w:lvlText w:val="%1"/>
      <w:lvlJc w:val="left"/>
      <w:pPr>
        <w:tabs>
          <w:tab w:val="num" w:pos="1673"/>
        </w:tabs>
        <w:ind w:left="1673" w:hanging="369"/>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 w15:restartNumberingAfterBreak="0">
    <w:nsid w:val="3F8338EA"/>
    <w:multiLevelType w:val="hybridMultilevel"/>
    <w:tmpl w:val="6DB67FAC"/>
    <w:lvl w:ilvl="0" w:tplc="247E5D0E">
      <w:start w:val="1"/>
      <w:numFmt w:val="decimal"/>
      <w:pStyle w:val="Listnumberdoubleline"/>
      <w:lvlText w:val="%1"/>
      <w:lvlJc w:val="left"/>
      <w:pPr>
        <w:tabs>
          <w:tab w:val="num" w:pos="2920"/>
        </w:tabs>
        <w:ind w:left="2920" w:hanging="36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52675FD"/>
    <w:multiLevelType w:val="hybridMultilevel"/>
    <w:tmpl w:val="87D812BA"/>
    <w:lvl w:ilvl="0" w:tplc="5A7EF682">
      <w:start w:val="1"/>
      <w:numFmt w:val="lowerLetter"/>
      <w:pStyle w:val="Listabcdoublelinewide"/>
      <w:lvlText w:val="%1"/>
      <w:lvlJc w:val="left"/>
      <w:pPr>
        <w:tabs>
          <w:tab w:val="num" w:pos="1673"/>
        </w:tabs>
        <w:ind w:left="1673" w:hanging="369"/>
      </w:pPr>
      <w:rPr>
        <w:rFonts w:ascii="Arial" w:hAnsi="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46D87D36"/>
    <w:multiLevelType w:val="multilevel"/>
    <w:tmpl w:val="B48A843C"/>
    <w:lvl w:ilvl="0">
      <w:start w:val="1"/>
      <w:numFmt w:val="bullet"/>
      <w:pStyle w:val="ListBulletwide"/>
      <w:lvlText w:val=""/>
      <w:lvlJc w:val="left"/>
      <w:pPr>
        <w:tabs>
          <w:tab w:val="num" w:pos="1666"/>
        </w:tabs>
        <w:ind w:left="1666" w:hanging="362"/>
      </w:pPr>
      <w:rPr>
        <w:rFonts w:ascii="Symbol" w:hAnsi="Symbol" w:cs="Times New Roman" w:hint="default"/>
        <w:b w:val="0"/>
        <w:i w:val="0"/>
        <w:sz w:val="22"/>
        <w:szCs w:val="22"/>
      </w:rPr>
    </w:lvl>
    <w:lvl w:ilvl="1">
      <w:start w:val="1"/>
      <w:numFmt w:val="bullet"/>
      <w:lvlText w:val="-"/>
      <w:lvlJc w:val="left"/>
      <w:pPr>
        <w:tabs>
          <w:tab w:val="num" w:pos="2026"/>
        </w:tabs>
        <w:ind w:left="2007" w:hanging="341"/>
      </w:pPr>
      <w:rPr>
        <w:rFonts w:hint="default"/>
        <w:u w:val="none"/>
      </w:rPr>
    </w:lvl>
    <w:lvl w:ilvl="2">
      <w:start w:val="1"/>
      <w:numFmt w:val="bullet"/>
      <w:lvlText w:val=""/>
      <w:lvlJc w:val="left"/>
      <w:pPr>
        <w:tabs>
          <w:tab w:val="num" w:pos="2367"/>
        </w:tabs>
        <w:ind w:left="2347" w:hanging="340"/>
      </w:pPr>
      <w:rPr>
        <w:rFonts w:ascii="Symbol" w:hAnsi="Symbol" w:hint="default"/>
        <w:sz w:val="16"/>
        <w:u w:val="none"/>
      </w:rPr>
    </w:lvl>
    <w:lvl w:ilvl="3">
      <w:start w:val="1"/>
      <w:numFmt w:val="bullet"/>
      <w:lvlText w:val="-"/>
      <w:lvlJc w:val="left"/>
      <w:pPr>
        <w:tabs>
          <w:tab w:val="num" w:pos="2736"/>
        </w:tabs>
        <w:ind w:left="2716" w:hanging="340"/>
      </w:pPr>
      <w:rPr>
        <w:rFonts w:hint="default"/>
        <w:b w:val="0"/>
        <w:i w:val="0"/>
        <w:sz w:val="16"/>
        <w:u w:val="none"/>
      </w:rPr>
    </w:lvl>
    <w:lvl w:ilvl="4">
      <w:start w:val="1"/>
      <w:numFmt w:val="bullet"/>
      <w:lvlText w:val="&gt;"/>
      <w:lvlJc w:val="left"/>
      <w:pPr>
        <w:tabs>
          <w:tab w:val="num" w:pos="3084"/>
        </w:tabs>
        <w:ind w:left="3084" w:hanging="368"/>
      </w:pPr>
      <w:rPr>
        <w:rFonts w:ascii="Times New Roman" w:hAnsi="Times New Roman" w:cs="Times New Roman" w:hint="default"/>
      </w:rPr>
    </w:lvl>
    <w:lvl w:ilvl="5">
      <w:start w:val="1"/>
      <w:numFmt w:val="decimal"/>
      <w:lvlText w:val="%1.%2.%3.%4.%5.%6"/>
      <w:lvlJc w:val="left"/>
      <w:pPr>
        <w:tabs>
          <w:tab w:val="num" w:pos="1757"/>
        </w:tabs>
        <w:ind w:left="1757" w:firstLine="0"/>
      </w:pPr>
      <w:rPr>
        <w:rFonts w:hint="default"/>
      </w:rPr>
    </w:lvl>
    <w:lvl w:ilvl="6">
      <w:start w:val="1"/>
      <w:numFmt w:val="decimal"/>
      <w:lvlText w:val="%1.%2.%3.%4.%5.%6.%7"/>
      <w:lvlJc w:val="left"/>
      <w:pPr>
        <w:tabs>
          <w:tab w:val="num" w:pos="1757"/>
        </w:tabs>
        <w:ind w:left="1757" w:firstLine="0"/>
      </w:pPr>
      <w:rPr>
        <w:rFonts w:hint="default"/>
      </w:rPr>
    </w:lvl>
    <w:lvl w:ilvl="7">
      <w:start w:val="1"/>
      <w:numFmt w:val="decimal"/>
      <w:lvlText w:val="%1.%2.%3.%4.%5.%6.%7.%8"/>
      <w:lvlJc w:val="left"/>
      <w:pPr>
        <w:tabs>
          <w:tab w:val="num" w:pos="1757"/>
        </w:tabs>
        <w:ind w:left="1757" w:firstLine="0"/>
      </w:pPr>
      <w:rPr>
        <w:rFonts w:hint="default"/>
      </w:rPr>
    </w:lvl>
    <w:lvl w:ilvl="8">
      <w:start w:val="1"/>
      <w:numFmt w:val="decimal"/>
      <w:lvlText w:val="%1.%2.%3.%4.%5.%6.%7.%8.%9"/>
      <w:lvlJc w:val="left"/>
      <w:pPr>
        <w:tabs>
          <w:tab w:val="num" w:pos="1757"/>
        </w:tabs>
        <w:ind w:left="1757" w:firstLine="0"/>
      </w:pPr>
      <w:rPr>
        <w:rFonts w:hint="default"/>
      </w:rPr>
    </w:lvl>
  </w:abstractNum>
  <w:abstractNum w:abstractNumId="27" w15:restartNumberingAfterBreak="0">
    <w:nsid w:val="4C046D88"/>
    <w:multiLevelType w:val="hybridMultilevel"/>
    <w:tmpl w:val="73A86BBE"/>
    <w:lvl w:ilvl="0" w:tplc="EC86847E">
      <w:start w:val="1"/>
      <w:numFmt w:val="bullet"/>
      <w:lvlText w:val="–"/>
      <w:lvlJc w:val="left"/>
      <w:pPr>
        <w:ind w:left="3272" w:hanging="360"/>
      </w:pPr>
      <w:rPr>
        <w:rFonts w:ascii="Ericsson Capital TT" w:hAnsi="Ericsson Capital TT" w:hint="default"/>
      </w:rPr>
    </w:lvl>
    <w:lvl w:ilvl="1" w:tplc="04090003" w:tentative="1">
      <w:start w:val="1"/>
      <w:numFmt w:val="bullet"/>
      <w:lvlText w:val="o"/>
      <w:lvlJc w:val="left"/>
      <w:pPr>
        <w:ind w:left="3992" w:hanging="360"/>
      </w:pPr>
      <w:rPr>
        <w:rFonts w:ascii="Courier New" w:hAnsi="Courier New" w:cs="Courier New" w:hint="default"/>
      </w:rPr>
    </w:lvl>
    <w:lvl w:ilvl="2" w:tplc="04090005" w:tentative="1">
      <w:start w:val="1"/>
      <w:numFmt w:val="bullet"/>
      <w:lvlText w:val=""/>
      <w:lvlJc w:val="left"/>
      <w:pPr>
        <w:ind w:left="4712" w:hanging="360"/>
      </w:pPr>
      <w:rPr>
        <w:rFonts w:ascii="Wingdings" w:hAnsi="Wingdings" w:hint="default"/>
      </w:rPr>
    </w:lvl>
    <w:lvl w:ilvl="3" w:tplc="04090001" w:tentative="1">
      <w:start w:val="1"/>
      <w:numFmt w:val="bullet"/>
      <w:lvlText w:val=""/>
      <w:lvlJc w:val="left"/>
      <w:pPr>
        <w:ind w:left="5432" w:hanging="360"/>
      </w:pPr>
      <w:rPr>
        <w:rFonts w:ascii="Symbol" w:hAnsi="Symbol" w:hint="default"/>
      </w:rPr>
    </w:lvl>
    <w:lvl w:ilvl="4" w:tplc="04090003" w:tentative="1">
      <w:start w:val="1"/>
      <w:numFmt w:val="bullet"/>
      <w:lvlText w:val="o"/>
      <w:lvlJc w:val="left"/>
      <w:pPr>
        <w:ind w:left="6152" w:hanging="360"/>
      </w:pPr>
      <w:rPr>
        <w:rFonts w:ascii="Courier New" w:hAnsi="Courier New" w:cs="Courier New" w:hint="default"/>
      </w:rPr>
    </w:lvl>
    <w:lvl w:ilvl="5" w:tplc="04090005" w:tentative="1">
      <w:start w:val="1"/>
      <w:numFmt w:val="bullet"/>
      <w:lvlText w:val=""/>
      <w:lvlJc w:val="left"/>
      <w:pPr>
        <w:ind w:left="6872" w:hanging="360"/>
      </w:pPr>
      <w:rPr>
        <w:rFonts w:ascii="Wingdings" w:hAnsi="Wingdings" w:hint="default"/>
      </w:rPr>
    </w:lvl>
    <w:lvl w:ilvl="6" w:tplc="04090001" w:tentative="1">
      <w:start w:val="1"/>
      <w:numFmt w:val="bullet"/>
      <w:lvlText w:val=""/>
      <w:lvlJc w:val="left"/>
      <w:pPr>
        <w:ind w:left="7592" w:hanging="360"/>
      </w:pPr>
      <w:rPr>
        <w:rFonts w:ascii="Symbol" w:hAnsi="Symbol" w:hint="default"/>
      </w:rPr>
    </w:lvl>
    <w:lvl w:ilvl="7" w:tplc="04090003" w:tentative="1">
      <w:start w:val="1"/>
      <w:numFmt w:val="bullet"/>
      <w:lvlText w:val="o"/>
      <w:lvlJc w:val="left"/>
      <w:pPr>
        <w:ind w:left="8312" w:hanging="360"/>
      </w:pPr>
      <w:rPr>
        <w:rFonts w:ascii="Courier New" w:hAnsi="Courier New" w:cs="Courier New" w:hint="default"/>
      </w:rPr>
    </w:lvl>
    <w:lvl w:ilvl="8" w:tplc="04090005" w:tentative="1">
      <w:start w:val="1"/>
      <w:numFmt w:val="bullet"/>
      <w:lvlText w:val=""/>
      <w:lvlJc w:val="left"/>
      <w:pPr>
        <w:ind w:left="9032" w:hanging="360"/>
      </w:pPr>
      <w:rPr>
        <w:rFonts w:ascii="Wingdings" w:hAnsi="Wingdings" w:hint="default"/>
      </w:rPr>
    </w:lvl>
  </w:abstractNum>
  <w:abstractNum w:abstractNumId="28" w15:restartNumberingAfterBreak="0">
    <w:nsid w:val="4C644BD7"/>
    <w:multiLevelType w:val="hybridMultilevel"/>
    <w:tmpl w:val="5F9AF134"/>
    <w:lvl w:ilvl="0" w:tplc="10090001">
      <w:start w:val="1"/>
      <w:numFmt w:val="bullet"/>
      <w:lvlText w:val=""/>
      <w:lvlJc w:val="left"/>
      <w:pPr>
        <w:ind w:left="3272" w:hanging="360"/>
      </w:pPr>
      <w:rPr>
        <w:rFonts w:ascii="Symbol" w:hAnsi="Symbol" w:hint="default"/>
      </w:rPr>
    </w:lvl>
    <w:lvl w:ilvl="1" w:tplc="10090003" w:tentative="1">
      <w:start w:val="1"/>
      <w:numFmt w:val="bullet"/>
      <w:lvlText w:val="o"/>
      <w:lvlJc w:val="left"/>
      <w:pPr>
        <w:ind w:left="3992" w:hanging="360"/>
      </w:pPr>
      <w:rPr>
        <w:rFonts w:ascii="Courier New" w:hAnsi="Courier New" w:cs="Courier New" w:hint="default"/>
      </w:rPr>
    </w:lvl>
    <w:lvl w:ilvl="2" w:tplc="10090005" w:tentative="1">
      <w:start w:val="1"/>
      <w:numFmt w:val="bullet"/>
      <w:lvlText w:val=""/>
      <w:lvlJc w:val="left"/>
      <w:pPr>
        <w:ind w:left="4712" w:hanging="360"/>
      </w:pPr>
      <w:rPr>
        <w:rFonts w:ascii="Wingdings" w:hAnsi="Wingdings" w:hint="default"/>
      </w:rPr>
    </w:lvl>
    <w:lvl w:ilvl="3" w:tplc="10090001" w:tentative="1">
      <w:start w:val="1"/>
      <w:numFmt w:val="bullet"/>
      <w:lvlText w:val=""/>
      <w:lvlJc w:val="left"/>
      <w:pPr>
        <w:ind w:left="5432" w:hanging="360"/>
      </w:pPr>
      <w:rPr>
        <w:rFonts w:ascii="Symbol" w:hAnsi="Symbol" w:hint="default"/>
      </w:rPr>
    </w:lvl>
    <w:lvl w:ilvl="4" w:tplc="10090003" w:tentative="1">
      <w:start w:val="1"/>
      <w:numFmt w:val="bullet"/>
      <w:lvlText w:val="o"/>
      <w:lvlJc w:val="left"/>
      <w:pPr>
        <w:ind w:left="6152" w:hanging="360"/>
      </w:pPr>
      <w:rPr>
        <w:rFonts w:ascii="Courier New" w:hAnsi="Courier New" w:cs="Courier New" w:hint="default"/>
      </w:rPr>
    </w:lvl>
    <w:lvl w:ilvl="5" w:tplc="10090005" w:tentative="1">
      <w:start w:val="1"/>
      <w:numFmt w:val="bullet"/>
      <w:lvlText w:val=""/>
      <w:lvlJc w:val="left"/>
      <w:pPr>
        <w:ind w:left="6872" w:hanging="360"/>
      </w:pPr>
      <w:rPr>
        <w:rFonts w:ascii="Wingdings" w:hAnsi="Wingdings" w:hint="default"/>
      </w:rPr>
    </w:lvl>
    <w:lvl w:ilvl="6" w:tplc="10090001" w:tentative="1">
      <w:start w:val="1"/>
      <w:numFmt w:val="bullet"/>
      <w:lvlText w:val=""/>
      <w:lvlJc w:val="left"/>
      <w:pPr>
        <w:ind w:left="7592" w:hanging="360"/>
      </w:pPr>
      <w:rPr>
        <w:rFonts w:ascii="Symbol" w:hAnsi="Symbol" w:hint="default"/>
      </w:rPr>
    </w:lvl>
    <w:lvl w:ilvl="7" w:tplc="10090003" w:tentative="1">
      <w:start w:val="1"/>
      <w:numFmt w:val="bullet"/>
      <w:lvlText w:val="o"/>
      <w:lvlJc w:val="left"/>
      <w:pPr>
        <w:ind w:left="8312" w:hanging="360"/>
      </w:pPr>
      <w:rPr>
        <w:rFonts w:ascii="Courier New" w:hAnsi="Courier New" w:cs="Courier New" w:hint="default"/>
      </w:rPr>
    </w:lvl>
    <w:lvl w:ilvl="8" w:tplc="10090005" w:tentative="1">
      <w:start w:val="1"/>
      <w:numFmt w:val="bullet"/>
      <w:lvlText w:val=""/>
      <w:lvlJc w:val="left"/>
      <w:pPr>
        <w:ind w:left="9032" w:hanging="360"/>
      </w:pPr>
      <w:rPr>
        <w:rFonts w:ascii="Wingdings" w:hAnsi="Wingdings" w:hint="default"/>
      </w:rPr>
    </w:lvl>
  </w:abstractNum>
  <w:abstractNum w:abstractNumId="29" w15:restartNumberingAfterBreak="0">
    <w:nsid w:val="56553AC6"/>
    <w:multiLevelType w:val="hybridMultilevel"/>
    <w:tmpl w:val="0D4C5A06"/>
    <w:lvl w:ilvl="0" w:tplc="04090001">
      <w:start w:val="1"/>
      <w:numFmt w:val="bullet"/>
      <w:lvlText w:val=""/>
      <w:lvlJc w:val="left"/>
      <w:pPr>
        <w:ind w:left="3272" w:hanging="360"/>
      </w:pPr>
      <w:rPr>
        <w:rFonts w:ascii="Symbol" w:hAnsi="Symbol" w:hint="default"/>
      </w:rPr>
    </w:lvl>
    <w:lvl w:ilvl="1" w:tplc="04090003" w:tentative="1">
      <w:start w:val="1"/>
      <w:numFmt w:val="bullet"/>
      <w:lvlText w:val="o"/>
      <w:lvlJc w:val="left"/>
      <w:pPr>
        <w:ind w:left="3992" w:hanging="360"/>
      </w:pPr>
      <w:rPr>
        <w:rFonts w:ascii="Courier New" w:hAnsi="Courier New" w:cs="Courier New" w:hint="default"/>
      </w:rPr>
    </w:lvl>
    <w:lvl w:ilvl="2" w:tplc="04090005" w:tentative="1">
      <w:start w:val="1"/>
      <w:numFmt w:val="bullet"/>
      <w:lvlText w:val=""/>
      <w:lvlJc w:val="left"/>
      <w:pPr>
        <w:ind w:left="4712" w:hanging="360"/>
      </w:pPr>
      <w:rPr>
        <w:rFonts w:ascii="Wingdings" w:hAnsi="Wingdings" w:hint="default"/>
      </w:rPr>
    </w:lvl>
    <w:lvl w:ilvl="3" w:tplc="04090001" w:tentative="1">
      <w:start w:val="1"/>
      <w:numFmt w:val="bullet"/>
      <w:lvlText w:val=""/>
      <w:lvlJc w:val="left"/>
      <w:pPr>
        <w:ind w:left="5432" w:hanging="360"/>
      </w:pPr>
      <w:rPr>
        <w:rFonts w:ascii="Symbol" w:hAnsi="Symbol" w:hint="default"/>
      </w:rPr>
    </w:lvl>
    <w:lvl w:ilvl="4" w:tplc="04090003" w:tentative="1">
      <w:start w:val="1"/>
      <w:numFmt w:val="bullet"/>
      <w:lvlText w:val="o"/>
      <w:lvlJc w:val="left"/>
      <w:pPr>
        <w:ind w:left="6152" w:hanging="360"/>
      </w:pPr>
      <w:rPr>
        <w:rFonts w:ascii="Courier New" w:hAnsi="Courier New" w:cs="Courier New" w:hint="default"/>
      </w:rPr>
    </w:lvl>
    <w:lvl w:ilvl="5" w:tplc="04090005" w:tentative="1">
      <w:start w:val="1"/>
      <w:numFmt w:val="bullet"/>
      <w:lvlText w:val=""/>
      <w:lvlJc w:val="left"/>
      <w:pPr>
        <w:ind w:left="6872" w:hanging="360"/>
      </w:pPr>
      <w:rPr>
        <w:rFonts w:ascii="Wingdings" w:hAnsi="Wingdings" w:hint="default"/>
      </w:rPr>
    </w:lvl>
    <w:lvl w:ilvl="6" w:tplc="04090001" w:tentative="1">
      <w:start w:val="1"/>
      <w:numFmt w:val="bullet"/>
      <w:lvlText w:val=""/>
      <w:lvlJc w:val="left"/>
      <w:pPr>
        <w:ind w:left="7592" w:hanging="360"/>
      </w:pPr>
      <w:rPr>
        <w:rFonts w:ascii="Symbol" w:hAnsi="Symbol" w:hint="default"/>
      </w:rPr>
    </w:lvl>
    <w:lvl w:ilvl="7" w:tplc="04090003" w:tentative="1">
      <w:start w:val="1"/>
      <w:numFmt w:val="bullet"/>
      <w:lvlText w:val="o"/>
      <w:lvlJc w:val="left"/>
      <w:pPr>
        <w:ind w:left="8312" w:hanging="360"/>
      </w:pPr>
      <w:rPr>
        <w:rFonts w:ascii="Courier New" w:hAnsi="Courier New" w:cs="Courier New" w:hint="default"/>
      </w:rPr>
    </w:lvl>
    <w:lvl w:ilvl="8" w:tplc="04090005" w:tentative="1">
      <w:start w:val="1"/>
      <w:numFmt w:val="bullet"/>
      <w:lvlText w:val=""/>
      <w:lvlJc w:val="left"/>
      <w:pPr>
        <w:ind w:left="9032" w:hanging="360"/>
      </w:pPr>
      <w:rPr>
        <w:rFonts w:ascii="Wingdings" w:hAnsi="Wingdings" w:hint="default"/>
      </w:rPr>
    </w:lvl>
  </w:abstractNum>
  <w:abstractNum w:abstractNumId="30" w15:restartNumberingAfterBreak="0">
    <w:nsid w:val="56D44AFA"/>
    <w:multiLevelType w:val="hybridMultilevel"/>
    <w:tmpl w:val="1EE6E856"/>
    <w:lvl w:ilvl="0" w:tplc="04090001">
      <w:start w:val="1"/>
      <w:numFmt w:val="bullet"/>
      <w:lvlText w:val=""/>
      <w:lvlJc w:val="left"/>
      <w:pPr>
        <w:ind w:left="3272" w:hanging="360"/>
      </w:pPr>
      <w:rPr>
        <w:rFonts w:ascii="Symbol" w:hAnsi="Symbol" w:hint="default"/>
      </w:rPr>
    </w:lvl>
    <w:lvl w:ilvl="1" w:tplc="04090003" w:tentative="1">
      <w:start w:val="1"/>
      <w:numFmt w:val="bullet"/>
      <w:lvlText w:val="o"/>
      <w:lvlJc w:val="left"/>
      <w:pPr>
        <w:ind w:left="3992" w:hanging="360"/>
      </w:pPr>
      <w:rPr>
        <w:rFonts w:ascii="Courier New" w:hAnsi="Courier New" w:cs="Courier New" w:hint="default"/>
      </w:rPr>
    </w:lvl>
    <w:lvl w:ilvl="2" w:tplc="04090005" w:tentative="1">
      <w:start w:val="1"/>
      <w:numFmt w:val="bullet"/>
      <w:lvlText w:val=""/>
      <w:lvlJc w:val="left"/>
      <w:pPr>
        <w:ind w:left="4712" w:hanging="360"/>
      </w:pPr>
      <w:rPr>
        <w:rFonts w:ascii="Wingdings" w:hAnsi="Wingdings" w:hint="default"/>
      </w:rPr>
    </w:lvl>
    <w:lvl w:ilvl="3" w:tplc="04090001" w:tentative="1">
      <w:start w:val="1"/>
      <w:numFmt w:val="bullet"/>
      <w:lvlText w:val=""/>
      <w:lvlJc w:val="left"/>
      <w:pPr>
        <w:ind w:left="5432" w:hanging="360"/>
      </w:pPr>
      <w:rPr>
        <w:rFonts w:ascii="Symbol" w:hAnsi="Symbol" w:hint="default"/>
      </w:rPr>
    </w:lvl>
    <w:lvl w:ilvl="4" w:tplc="04090003" w:tentative="1">
      <w:start w:val="1"/>
      <w:numFmt w:val="bullet"/>
      <w:lvlText w:val="o"/>
      <w:lvlJc w:val="left"/>
      <w:pPr>
        <w:ind w:left="6152" w:hanging="360"/>
      </w:pPr>
      <w:rPr>
        <w:rFonts w:ascii="Courier New" w:hAnsi="Courier New" w:cs="Courier New" w:hint="default"/>
      </w:rPr>
    </w:lvl>
    <w:lvl w:ilvl="5" w:tplc="04090005" w:tentative="1">
      <w:start w:val="1"/>
      <w:numFmt w:val="bullet"/>
      <w:lvlText w:val=""/>
      <w:lvlJc w:val="left"/>
      <w:pPr>
        <w:ind w:left="6872" w:hanging="360"/>
      </w:pPr>
      <w:rPr>
        <w:rFonts w:ascii="Wingdings" w:hAnsi="Wingdings" w:hint="default"/>
      </w:rPr>
    </w:lvl>
    <w:lvl w:ilvl="6" w:tplc="04090001" w:tentative="1">
      <w:start w:val="1"/>
      <w:numFmt w:val="bullet"/>
      <w:lvlText w:val=""/>
      <w:lvlJc w:val="left"/>
      <w:pPr>
        <w:ind w:left="7592" w:hanging="360"/>
      </w:pPr>
      <w:rPr>
        <w:rFonts w:ascii="Symbol" w:hAnsi="Symbol" w:hint="default"/>
      </w:rPr>
    </w:lvl>
    <w:lvl w:ilvl="7" w:tplc="04090003" w:tentative="1">
      <w:start w:val="1"/>
      <w:numFmt w:val="bullet"/>
      <w:lvlText w:val="o"/>
      <w:lvlJc w:val="left"/>
      <w:pPr>
        <w:ind w:left="8312" w:hanging="360"/>
      </w:pPr>
      <w:rPr>
        <w:rFonts w:ascii="Courier New" w:hAnsi="Courier New" w:cs="Courier New" w:hint="default"/>
      </w:rPr>
    </w:lvl>
    <w:lvl w:ilvl="8" w:tplc="04090005" w:tentative="1">
      <w:start w:val="1"/>
      <w:numFmt w:val="bullet"/>
      <w:lvlText w:val=""/>
      <w:lvlJc w:val="left"/>
      <w:pPr>
        <w:ind w:left="9032" w:hanging="360"/>
      </w:pPr>
      <w:rPr>
        <w:rFonts w:ascii="Wingdings" w:hAnsi="Wingdings" w:hint="default"/>
      </w:rPr>
    </w:lvl>
  </w:abstractNum>
  <w:abstractNum w:abstractNumId="31" w15:restartNumberingAfterBreak="0">
    <w:nsid w:val="5715166E"/>
    <w:multiLevelType w:val="hybridMultilevel"/>
    <w:tmpl w:val="0A083322"/>
    <w:lvl w:ilvl="0" w:tplc="2954FF68">
      <w:start w:val="1"/>
      <w:numFmt w:val="bullet"/>
      <w:lvlText w:val=""/>
      <w:lvlJc w:val="left"/>
      <w:pPr>
        <w:tabs>
          <w:tab w:val="num" w:pos="3272"/>
        </w:tabs>
        <w:ind w:left="3272" w:hanging="360"/>
      </w:pPr>
      <w:rPr>
        <w:rFonts w:ascii="Symbol" w:hAnsi="Symbol" w:hint="default"/>
        <w:color w:val="auto"/>
      </w:rPr>
    </w:lvl>
    <w:lvl w:ilvl="1" w:tplc="04090003" w:tentative="1">
      <w:start w:val="1"/>
      <w:numFmt w:val="bullet"/>
      <w:lvlText w:val="o"/>
      <w:lvlJc w:val="left"/>
      <w:pPr>
        <w:tabs>
          <w:tab w:val="num" w:pos="3992"/>
        </w:tabs>
        <w:ind w:left="3992" w:hanging="360"/>
      </w:pPr>
      <w:rPr>
        <w:rFonts w:ascii="Courier New" w:hAnsi="Courier New" w:cs="Courier New" w:hint="default"/>
      </w:rPr>
    </w:lvl>
    <w:lvl w:ilvl="2" w:tplc="04090005" w:tentative="1">
      <w:start w:val="1"/>
      <w:numFmt w:val="bullet"/>
      <w:lvlText w:val=""/>
      <w:lvlJc w:val="left"/>
      <w:pPr>
        <w:tabs>
          <w:tab w:val="num" w:pos="4712"/>
        </w:tabs>
        <w:ind w:left="4712" w:hanging="360"/>
      </w:pPr>
      <w:rPr>
        <w:rFonts w:ascii="Wingdings" w:hAnsi="Wingdings" w:hint="default"/>
      </w:rPr>
    </w:lvl>
    <w:lvl w:ilvl="3" w:tplc="04090001" w:tentative="1">
      <w:start w:val="1"/>
      <w:numFmt w:val="bullet"/>
      <w:lvlText w:val=""/>
      <w:lvlJc w:val="left"/>
      <w:pPr>
        <w:tabs>
          <w:tab w:val="num" w:pos="5432"/>
        </w:tabs>
        <w:ind w:left="5432" w:hanging="360"/>
      </w:pPr>
      <w:rPr>
        <w:rFonts w:ascii="Symbol" w:hAnsi="Symbol" w:hint="default"/>
      </w:rPr>
    </w:lvl>
    <w:lvl w:ilvl="4" w:tplc="04090003" w:tentative="1">
      <w:start w:val="1"/>
      <w:numFmt w:val="bullet"/>
      <w:lvlText w:val="o"/>
      <w:lvlJc w:val="left"/>
      <w:pPr>
        <w:tabs>
          <w:tab w:val="num" w:pos="6152"/>
        </w:tabs>
        <w:ind w:left="6152" w:hanging="360"/>
      </w:pPr>
      <w:rPr>
        <w:rFonts w:ascii="Courier New" w:hAnsi="Courier New" w:cs="Courier New" w:hint="default"/>
      </w:rPr>
    </w:lvl>
    <w:lvl w:ilvl="5" w:tplc="04090005" w:tentative="1">
      <w:start w:val="1"/>
      <w:numFmt w:val="bullet"/>
      <w:lvlText w:val=""/>
      <w:lvlJc w:val="left"/>
      <w:pPr>
        <w:tabs>
          <w:tab w:val="num" w:pos="6872"/>
        </w:tabs>
        <w:ind w:left="6872" w:hanging="360"/>
      </w:pPr>
      <w:rPr>
        <w:rFonts w:ascii="Wingdings" w:hAnsi="Wingdings" w:hint="default"/>
      </w:rPr>
    </w:lvl>
    <w:lvl w:ilvl="6" w:tplc="04090001" w:tentative="1">
      <w:start w:val="1"/>
      <w:numFmt w:val="bullet"/>
      <w:lvlText w:val=""/>
      <w:lvlJc w:val="left"/>
      <w:pPr>
        <w:tabs>
          <w:tab w:val="num" w:pos="7592"/>
        </w:tabs>
        <w:ind w:left="7592" w:hanging="360"/>
      </w:pPr>
      <w:rPr>
        <w:rFonts w:ascii="Symbol" w:hAnsi="Symbol" w:hint="default"/>
      </w:rPr>
    </w:lvl>
    <w:lvl w:ilvl="7" w:tplc="04090003" w:tentative="1">
      <w:start w:val="1"/>
      <w:numFmt w:val="bullet"/>
      <w:lvlText w:val="o"/>
      <w:lvlJc w:val="left"/>
      <w:pPr>
        <w:tabs>
          <w:tab w:val="num" w:pos="8312"/>
        </w:tabs>
        <w:ind w:left="8312" w:hanging="360"/>
      </w:pPr>
      <w:rPr>
        <w:rFonts w:ascii="Courier New" w:hAnsi="Courier New" w:cs="Courier New" w:hint="default"/>
      </w:rPr>
    </w:lvl>
    <w:lvl w:ilvl="8" w:tplc="04090005" w:tentative="1">
      <w:start w:val="1"/>
      <w:numFmt w:val="bullet"/>
      <w:lvlText w:val=""/>
      <w:lvlJc w:val="left"/>
      <w:pPr>
        <w:tabs>
          <w:tab w:val="num" w:pos="9032"/>
        </w:tabs>
        <w:ind w:left="9032" w:hanging="360"/>
      </w:pPr>
      <w:rPr>
        <w:rFonts w:ascii="Wingdings" w:hAnsi="Wingdings" w:hint="default"/>
      </w:rPr>
    </w:lvl>
  </w:abstractNum>
  <w:abstractNum w:abstractNumId="32" w15:restartNumberingAfterBreak="0">
    <w:nsid w:val="5D3B67F3"/>
    <w:multiLevelType w:val="hybridMultilevel"/>
    <w:tmpl w:val="23C0EA60"/>
    <w:lvl w:ilvl="0" w:tplc="10090001">
      <w:start w:val="1"/>
      <w:numFmt w:val="bullet"/>
      <w:lvlText w:val=""/>
      <w:lvlJc w:val="left"/>
      <w:pPr>
        <w:ind w:left="3240" w:hanging="360"/>
      </w:pPr>
      <w:rPr>
        <w:rFonts w:ascii="Symbol" w:hAnsi="Symbol" w:hint="default"/>
      </w:rPr>
    </w:lvl>
    <w:lvl w:ilvl="1" w:tplc="10090003">
      <w:start w:val="1"/>
      <w:numFmt w:val="bullet"/>
      <w:lvlText w:val="o"/>
      <w:lvlJc w:val="left"/>
      <w:pPr>
        <w:ind w:left="3960" w:hanging="360"/>
      </w:pPr>
      <w:rPr>
        <w:rFonts w:ascii="Courier New" w:hAnsi="Courier New" w:cs="Courier New" w:hint="default"/>
      </w:rPr>
    </w:lvl>
    <w:lvl w:ilvl="2" w:tplc="10090005">
      <w:start w:val="1"/>
      <w:numFmt w:val="bullet"/>
      <w:lvlText w:val=""/>
      <w:lvlJc w:val="left"/>
      <w:pPr>
        <w:ind w:left="4680" w:hanging="360"/>
      </w:pPr>
      <w:rPr>
        <w:rFonts w:ascii="Wingdings" w:hAnsi="Wingdings" w:hint="default"/>
      </w:rPr>
    </w:lvl>
    <w:lvl w:ilvl="3" w:tplc="10090001">
      <w:start w:val="1"/>
      <w:numFmt w:val="bullet"/>
      <w:lvlText w:val=""/>
      <w:lvlJc w:val="left"/>
      <w:pPr>
        <w:ind w:left="5400" w:hanging="360"/>
      </w:pPr>
      <w:rPr>
        <w:rFonts w:ascii="Symbol" w:hAnsi="Symbol" w:hint="default"/>
      </w:rPr>
    </w:lvl>
    <w:lvl w:ilvl="4" w:tplc="10090003">
      <w:start w:val="1"/>
      <w:numFmt w:val="bullet"/>
      <w:lvlText w:val="o"/>
      <w:lvlJc w:val="left"/>
      <w:pPr>
        <w:ind w:left="6120" w:hanging="360"/>
      </w:pPr>
      <w:rPr>
        <w:rFonts w:ascii="Courier New" w:hAnsi="Courier New" w:cs="Courier New" w:hint="default"/>
      </w:rPr>
    </w:lvl>
    <w:lvl w:ilvl="5" w:tplc="10090005" w:tentative="1">
      <w:start w:val="1"/>
      <w:numFmt w:val="bullet"/>
      <w:lvlText w:val=""/>
      <w:lvlJc w:val="left"/>
      <w:pPr>
        <w:ind w:left="6840" w:hanging="360"/>
      </w:pPr>
      <w:rPr>
        <w:rFonts w:ascii="Wingdings" w:hAnsi="Wingdings" w:hint="default"/>
      </w:rPr>
    </w:lvl>
    <w:lvl w:ilvl="6" w:tplc="10090001" w:tentative="1">
      <w:start w:val="1"/>
      <w:numFmt w:val="bullet"/>
      <w:lvlText w:val=""/>
      <w:lvlJc w:val="left"/>
      <w:pPr>
        <w:ind w:left="7560" w:hanging="360"/>
      </w:pPr>
      <w:rPr>
        <w:rFonts w:ascii="Symbol" w:hAnsi="Symbol" w:hint="default"/>
      </w:rPr>
    </w:lvl>
    <w:lvl w:ilvl="7" w:tplc="10090003" w:tentative="1">
      <w:start w:val="1"/>
      <w:numFmt w:val="bullet"/>
      <w:lvlText w:val="o"/>
      <w:lvlJc w:val="left"/>
      <w:pPr>
        <w:ind w:left="8280" w:hanging="360"/>
      </w:pPr>
      <w:rPr>
        <w:rFonts w:ascii="Courier New" w:hAnsi="Courier New" w:cs="Courier New" w:hint="default"/>
      </w:rPr>
    </w:lvl>
    <w:lvl w:ilvl="8" w:tplc="10090005" w:tentative="1">
      <w:start w:val="1"/>
      <w:numFmt w:val="bullet"/>
      <w:lvlText w:val=""/>
      <w:lvlJc w:val="left"/>
      <w:pPr>
        <w:ind w:left="9000" w:hanging="360"/>
      </w:pPr>
      <w:rPr>
        <w:rFonts w:ascii="Wingdings" w:hAnsi="Wingdings" w:hint="default"/>
      </w:rPr>
    </w:lvl>
  </w:abstractNum>
  <w:abstractNum w:abstractNumId="33" w15:restartNumberingAfterBreak="0">
    <w:nsid w:val="5D990F80"/>
    <w:multiLevelType w:val="hybridMultilevel"/>
    <w:tmpl w:val="BCE651CA"/>
    <w:lvl w:ilvl="0" w:tplc="10090013">
      <w:start w:val="1"/>
      <w:numFmt w:val="upperRoman"/>
      <w:lvlText w:val="%1."/>
      <w:lvlJc w:val="right"/>
      <w:pPr>
        <w:ind w:left="3272" w:hanging="360"/>
      </w:pPr>
    </w:lvl>
    <w:lvl w:ilvl="1" w:tplc="10090019">
      <w:start w:val="1"/>
      <w:numFmt w:val="lowerLetter"/>
      <w:lvlText w:val="%2."/>
      <w:lvlJc w:val="left"/>
      <w:pPr>
        <w:ind w:left="3992" w:hanging="360"/>
      </w:pPr>
    </w:lvl>
    <w:lvl w:ilvl="2" w:tplc="1009001B">
      <w:start w:val="1"/>
      <w:numFmt w:val="lowerRoman"/>
      <w:lvlText w:val="%3."/>
      <w:lvlJc w:val="right"/>
      <w:pPr>
        <w:ind w:left="4712" w:hanging="180"/>
      </w:pPr>
    </w:lvl>
    <w:lvl w:ilvl="3" w:tplc="1009000F" w:tentative="1">
      <w:start w:val="1"/>
      <w:numFmt w:val="decimal"/>
      <w:lvlText w:val="%4."/>
      <w:lvlJc w:val="left"/>
      <w:pPr>
        <w:ind w:left="5432" w:hanging="360"/>
      </w:pPr>
    </w:lvl>
    <w:lvl w:ilvl="4" w:tplc="10090019" w:tentative="1">
      <w:start w:val="1"/>
      <w:numFmt w:val="lowerLetter"/>
      <w:lvlText w:val="%5."/>
      <w:lvlJc w:val="left"/>
      <w:pPr>
        <w:ind w:left="6152" w:hanging="360"/>
      </w:pPr>
    </w:lvl>
    <w:lvl w:ilvl="5" w:tplc="1009001B" w:tentative="1">
      <w:start w:val="1"/>
      <w:numFmt w:val="lowerRoman"/>
      <w:lvlText w:val="%6."/>
      <w:lvlJc w:val="right"/>
      <w:pPr>
        <w:ind w:left="6872" w:hanging="180"/>
      </w:pPr>
    </w:lvl>
    <w:lvl w:ilvl="6" w:tplc="1009000F" w:tentative="1">
      <w:start w:val="1"/>
      <w:numFmt w:val="decimal"/>
      <w:lvlText w:val="%7."/>
      <w:lvlJc w:val="left"/>
      <w:pPr>
        <w:ind w:left="7592" w:hanging="360"/>
      </w:pPr>
    </w:lvl>
    <w:lvl w:ilvl="7" w:tplc="10090019" w:tentative="1">
      <w:start w:val="1"/>
      <w:numFmt w:val="lowerLetter"/>
      <w:lvlText w:val="%8."/>
      <w:lvlJc w:val="left"/>
      <w:pPr>
        <w:ind w:left="8312" w:hanging="360"/>
      </w:pPr>
    </w:lvl>
    <w:lvl w:ilvl="8" w:tplc="1009001B" w:tentative="1">
      <w:start w:val="1"/>
      <w:numFmt w:val="lowerRoman"/>
      <w:lvlText w:val="%9."/>
      <w:lvlJc w:val="right"/>
      <w:pPr>
        <w:ind w:left="9032" w:hanging="180"/>
      </w:pPr>
    </w:lvl>
  </w:abstractNum>
  <w:abstractNum w:abstractNumId="34" w15:restartNumberingAfterBreak="0">
    <w:nsid w:val="5FFD2D9D"/>
    <w:multiLevelType w:val="multilevel"/>
    <w:tmpl w:val="8CB802CC"/>
    <w:lvl w:ilvl="0">
      <w:start w:val="1"/>
      <w:numFmt w:val="decimal"/>
      <w:lvlRestart w:val="0"/>
      <w:pStyle w:val="ListNumber"/>
      <w:lvlText w:val="%1"/>
      <w:lvlJc w:val="left"/>
      <w:pPr>
        <w:tabs>
          <w:tab w:val="num" w:pos="2920"/>
        </w:tabs>
        <w:ind w:left="2920" w:hanging="368"/>
      </w:pPr>
      <w:rPr>
        <w:rFonts w:hint="default"/>
      </w:rPr>
    </w:lvl>
    <w:lvl w:ilvl="1">
      <w:start w:val="1"/>
      <w:numFmt w:val="decimal"/>
      <w:lvlText w:val="%1.%2"/>
      <w:lvlJc w:val="left"/>
      <w:pPr>
        <w:tabs>
          <w:tab w:val="num" w:pos="3487"/>
        </w:tabs>
        <w:ind w:left="3487" w:hanging="567"/>
      </w:pPr>
      <w:rPr>
        <w:rFonts w:hint="default"/>
      </w:rPr>
    </w:lvl>
    <w:lvl w:ilvl="2">
      <w:start w:val="1"/>
      <w:numFmt w:val="decimal"/>
      <w:lvlText w:val="%1.%2.%3"/>
      <w:lvlJc w:val="left"/>
      <w:pPr>
        <w:tabs>
          <w:tab w:val="num" w:pos="4167"/>
        </w:tabs>
        <w:ind w:left="4167" w:hanging="680"/>
      </w:pPr>
      <w:rPr>
        <w:rFonts w:hint="default"/>
      </w:rPr>
    </w:lvl>
    <w:lvl w:ilvl="3">
      <w:start w:val="1"/>
      <w:numFmt w:val="decimal"/>
      <w:lvlText w:val="%1.%2.%3.%4"/>
      <w:lvlJc w:val="left"/>
      <w:pPr>
        <w:tabs>
          <w:tab w:val="num" w:pos="5046"/>
        </w:tabs>
        <w:ind w:left="5046" w:hanging="879"/>
      </w:pPr>
      <w:rPr>
        <w:rFonts w:hint="default"/>
      </w:rPr>
    </w:lvl>
    <w:lvl w:ilvl="4">
      <w:start w:val="1"/>
      <w:numFmt w:val="decimal"/>
      <w:lvlText w:val="%1.%2.%3.%4.%5."/>
      <w:lvlJc w:val="left"/>
      <w:pPr>
        <w:tabs>
          <w:tab w:val="num" w:pos="-5136"/>
        </w:tabs>
        <w:ind w:left="-5424" w:hanging="792"/>
      </w:pPr>
      <w:rPr>
        <w:rFonts w:hint="default"/>
      </w:rPr>
    </w:lvl>
    <w:lvl w:ilvl="5">
      <w:start w:val="1"/>
      <w:numFmt w:val="decimal"/>
      <w:lvlText w:val="%1.%2.%3.%4.%5.%6."/>
      <w:lvlJc w:val="left"/>
      <w:pPr>
        <w:tabs>
          <w:tab w:val="num" w:pos="-4416"/>
        </w:tabs>
        <w:ind w:left="-4920" w:hanging="936"/>
      </w:pPr>
      <w:rPr>
        <w:rFonts w:hint="default"/>
      </w:rPr>
    </w:lvl>
    <w:lvl w:ilvl="6">
      <w:start w:val="1"/>
      <w:numFmt w:val="decimal"/>
      <w:lvlText w:val="%1.%2.%3.%4.%5.%6.%7."/>
      <w:lvlJc w:val="left"/>
      <w:pPr>
        <w:tabs>
          <w:tab w:val="num" w:pos="-4056"/>
        </w:tabs>
        <w:ind w:left="-4416" w:hanging="1080"/>
      </w:pPr>
      <w:rPr>
        <w:rFonts w:hint="default"/>
      </w:rPr>
    </w:lvl>
    <w:lvl w:ilvl="7">
      <w:start w:val="1"/>
      <w:numFmt w:val="decimal"/>
      <w:lvlText w:val="%1.%2.%3.%4.%5.%6.%7.%8."/>
      <w:lvlJc w:val="left"/>
      <w:pPr>
        <w:tabs>
          <w:tab w:val="num" w:pos="-3336"/>
        </w:tabs>
        <w:ind w:left="-3912" w:hanging="1224"/>
      </w:pPr>
      <w:rPr>
        <w:rFonts w:hint="default"/>
      </w:rPr>
    </w:lvl>
    <w:lvl w:ilvl="8">
      <w:start w:val="1"/>
      <w:numFmt w:val="decimal"/>
      <w:lvlText w:val="%1.%2.%3.%4.%5.%6.%7.%8.%9."/>
      <w:lvlJc w:val="left"/>
      <w:pPr>
        <w:tabs>
          <w:tab w:val="num" w:pos="-2976"/>
        </w:tabs>
        <w:ind w:left="-3336" w:hanging="1440"/>
      </w:pPr>
      <w:rPr>
        <w:rFonts w:hint="default"/>
      </w:rPr>
    </w:lvl>
  </w:abstractNum>
  <w:abstractNum w:abstractNumId="35" w15:restartNumberingAfterBreak="0">
    <w:nsid w:val="697A3B66"/>
    <w:multiLevelType w:val="hybridMultilevel"/>
    <w:tmpl w:val="DDEC5456"/>
    <w:lvl w:ilvl="0" w:tplc="04090001">
      <w:start w:val="1"/>
      <w:numFmt w:val="bullet"/>
      <w:lvlText w:val=""/>
      <w:lvlJc w:val="left"/>
      <w:pPr>
        <w:ind w:left="3632" w:hanging="360"/>
      </w:pPr>
      <w:rPr>
        <w:rFonts w:ascii="Symbol" w:hAnsi="Symbol" w:hint="default"/>
      </w:rPr>
    </w:lvl>
    <w:lvl w:ilvl="1" w:tplc="04090003" w:tentative="1">
      <w:start w:val="1"/>
      <w:numFmt w:val="bullet"/>
      <w:lvlText w:val="o"/>
      <w:lvlJc w:val="left"/>
      <w:pPr>
        <w:ind w:left="4352" w:hanging="360"/>
      </w:pPr>
      <w:rPr>
        <w:rFonts w:ascii="Courier New" w:hAnsi="Courier New" w:cs="Courier New" w:hint="default"/>
      </w:rPr>
    </w:lvl>
    <w:lvl w:ilvl="2" w:tplc="04090005" w:tentative="1">
      <w:start w:val="1"/>
      <w:numFmt w:val="bullet"/>
      <w:lvlText w:val=""/>
      <w:lvlJc w:val="left"/>
      <w:pPr>
        <w:ind w:left="5072" w:hanging="360"/>
      </w:pPr>
      <w:rPr>
        <w:rFonts w:ascii="Wingdings" w:hAnsi="Wingdings" w:hint="default"/>
      </w:rPr>
    </w:lvl>
    <w:lvl w:ilvl="3" w:tplc="04090001" w:tentative="1">
      <w:start w:val="1"/>
      <w:numFmt w:val="bullet"/>
      <w:lvlText w:val=""/>
      <w:lvlJc w:val="left"/>
      <w:pPr>
        <w:ind w:left="5792" w:hanging="360"/>
      </w:pPr>
      <w:rPr>
        <w:rFonts w:ascii="Symbol" w:hAnsi="Symbol" w:hint="default"/>
      </w:rPr>
    </w:lvl>
    <w:lvl w:ilvl="4" w:tplc="04090003" w:tentative="1">
      <w:start w:val="1"/>
      <w:numFmt w:val="bullet"/>
      <w:lvlText w:val="o"/>
      <w:lvlJc w:val="left"/>
      <w:pPr>
        <w:ind w:left="6512" w:hanging="360"/>
      </w:pPr>
      <w:rPr>
        <w:rFonts w:ascii="Courier New" w:hAnsi="Courier New" w:cs="Courier New" w:hint="default"/>
      </w:rPr>
    </w:lvl>
    <w:lvl w:ilvl="5" w:tplc="04090005" w:tentative="1">
      <w:start w:val="1"/>
      <w:numFmt w:val="bullet"/>
      <w:lvlText w:val=""/>
      <w:lvlJc w:val="left"/>
      <w:pPr>
        <w:ind w:left="7232" w:hanging="360"/>
      </w:pPr>
      <w:rPr>
        <w:rFonts w:ascii="Wingdings" w:hAnsi="Wingdings" w:hint="default"/>
      </w:rPr>
    </w:lvl>
    <w:lvl w:ilvl="6" w:tplc="04090001" w:tentative="1">
      <w:start w:val="1"/>
      <w:numFmt w:val="bullet"/>
      <w:lvlText w:val=""/>
      <w:lvlJc w:val="left"/>
      <w:pPr>
        <w:ind w:left="7952" w:hanging="360"/>
      </w:pPr>
      <w:rPr>
        <w:rFonts w:ascii="Symbol" w:hAnsi="Symbol" w:hint="default"/>
      </w:rPr>
    </w:lvl>
    <w:lvl w:ilvl="7" w:tplc="04090003" w:tentative="1">
      <w:start w:val="1"/>
      <w:numFmt w:val="bullet"/>
      <w:lvlText w:val="o"/>
      <w:lvlJc w:val="left"/>
      <w:pPr>
        <w:ind w:left="8672" w:hanging="360"/>
      </w:pPr>
      <w:rPr>
        <w:rFonts w:ascii="Courier New" w:hAnsi="Courier New" w:cs="Courier New" w:hint="default"/>
      </w:rPr>
    </w:lvl>
    <w:lvl w:ilvl="8" w:tplc="04090005" w:tentative="1">
      <w:start w:val="1"/>
      <w:numFmt w:val="bullet"/>
      <w:lvlText w:val=""/>
      <w:lvlJc w:val="left"/>
      <w:pPr>
        <w:ind w:left="9392" w:hanging="360"/>
      </w:pPr>
      <w:rPr>
        <w:rFonts w:ascii="Wingdings" w:hAnsi="Wingdings" w:hint="default"/>
      </w:rPr>
    </w:lvl>
  </w:abstractNum>
  <w:abstractNum w:abstractNumId="36" w15:restartNumberingAfterBreak="0">
    <w:nsid w:val="6EA748AD"/>
    <w:multiLevelType w:val="hybridMultilevel"/>
    <w:tmpl w:val="7E54C88A"/>
    <w:lvl w:ilvl="0" w:tplc="A03458BC">
      <w:start w:val="1"/>
      <w:numFmt w:val="decimal"/>
      <w:pStyle w:val="Listnumbersingleline"/>
      <w:lvlText w:val="%1"/>
      <w:lvlJc w:val="left"/>
      <w:pPr>
        <w:tabs>
          <w:tab w:val="num" w:pos="2920"/>
        </w:tabs>
        <w:ind w:left="2920" w:hanging="36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6F607CBB"/>
    <w:multiLevelType w:val="singleLevel"/>
    <w:tmpl w:val="CEF89846"/>
    <w:lvl w:ilvl="0">
      <w:start w:val="1"/>
      <w:numFmt w:val="bullet"/>
      <w:lvlText w:val=""/>
      <w:lvlJc w:val="left"/>
      <w:pPr>
        <w:tabs>
          <w:tab w:val="num" w:pos="357"/>
        </w:tabs>
        <w:ind w:left="357" w:hanging="357"/>
      </w:pPr>
      <w:rPr>
        <w:rFonts w:ascii="Symbol" w:hAnsi="Symbol" w:hint="default"/>
      </w:rPr>
    </w:lvl>
  </w:abstractNum>
  <w:abstractNum w:abstractNumId="38" w15:restartNumberingAfterBreak="0">
    <w:nsid w:val="71E372DF"/>
    <w:multiLevelType w:val="hybridMultilevel"/>
    <w:tmpl w:val="3266D800"/>
    <w:lvl w:ilvl="0" w:tplc="04090001">
      <w:start w:val="1"/>
      <w:numFmt w:val="bullet"/>
      <w:lvlText w:val=""/>
      <w:lvlJc w:val="left"/>
      <w:pPr>
        <w:ind w:left="3632" w:hanging="360"/>
      </w:pPr>
      <w:rPr>
        <w:rFonts w:ascii="Symbol" w:hAnsi="Symbol" w:hint="default"/>
      </w:rPr>
    </w:lvl>
    <w:lvl w:ilvl="1" w:tplc="04090003" w:tentative="1">
      <w:start w:val="1"/>
      <w:numFmt w:val="bullet"/>
      <w:lvlText w:val="o"/>
      <w:lvlJc w:val="left"/>
      <w:pPr>
        <w:ind w:left="4352" w:hanging="360"/>
      </w:pPr>
      <w:rPr>
        <w:rFonts w:ascii="Courier New" w:hAnsi="Courier New" w:cs="Courier New" w:hint="default"/>
      </w:rPr>
    </w:lvl>
    <w:lvl w:ilvl="2" w:tplc="04090005" w:tentative="1">
      <w:start w:val="1"/>
      <w:numFmt w:val="bullet"/>
      <w:lvlText w:val=""/>
      <w:lvlJc w:val="left"/>
      <w:pPr>
        <w:ind w:left="5072" w:hanging="360"/>
      </w:pPr>
      <w:rPr>
        <w:rFonts w:ascii="Wingdings" w:hAnsi="Wingdings" w:hint="default"/>
      </w:rPr>
    </w:lvl>
    <w:lvl w:ilvl="3" w:tplc="04090001" w:tentative="1">
      <w:start w:val="1"/>
      <w:numFmt w:val="bullet"/>
      <w:lvlText w:val=""/>
      <w:lvlJc w:val="left"/>
      <w:pPr>
        <w:ind w:left="5792" w:hanging="360"/>
      </w:pPr>
      <w:rPr>
        <w:rFonts w:ascii="Symbol" w:hAnsi="Symbol" w:hint="default"/>
      </w:rPr>
    </w:lvl>
    <w:lvl w:ilvl="4" w:tplc="04090003" w:tentative="1">
      <w:start w:val="1"/>
      <w:numFmt w:val="bullet"/>
      <w:lvlText w:val="o"/>
      <w:lvlJc w:val="left"/>
      <w:pPr>
        <w:ind w:left="6512" w:hanging="360"/>
      </w:pPr>
      <w:rPr>
        <w:rFonts w:ascii="Courier New" w:hAnsi="Courier New" w:cs="Courier New" w:hint="default"/>
      </w:rPr>
    </w:lvl>
    <w:lvl w:ilvl="5" w:tplc="04090005" w:tentative="1">
      <w:start w:val="1"/>
      <w:numFmt w:val="bullet"/>
      <w:lvlText w:val=""/>
      <w:lvlJc w:val="left"/>
      <w:pPr>
        <w:ind w:left="7232" w:hanging="360"/>
      </w:pPr>
      <w:rPr>
        <w:rFonts w:ascii="Wingdings" w:hAnsi="Wingdings" w:hint="default"/>
      </w:rPr>
    </w:lvl>
    <w:lvl w:ilvl="6" w:tplc="04090001" w:tentative="1">
      <w:start w:val="1"/>
      <w:numFmt w:val="bullet"/>
      <w:lvlText w:val=""/>
      <w:lvlJc w:val="left"/>
      <w:pPr>
        <w:ind w:left="7952" w:hanging="360"/>
      </w:pPr>
      <w:rPr>
        <w:rFonts w:ascii="Symbol" w:hAnsi="Symbol" w:hint="default"/>
      </w:rPr>
    </w:lvl>
    <w:lvl w:ilvl="7" w:tplc="04090003" w:tentative="1">
      <w:start w:val="1"/>
      <w:numFmt w:val="bullet"/>
      <w:lvlText w:val="o"/>
      <w:lvlJc w:val="left"/>
      <w:pPr>
        <w:ind w:left="8672" w:hanging="360"/>
      </w:pPr>
      <w:rPr>
        <w:rFonts w:ascii="Courier New" w:hAnsi="Courier New" w:cs="Courier New" w:hint="default"/>
      </w:rPr>
    </w:lvl>
    <w:lvl w:ilvl="8" w:tplc="04090005" w:tentative="1">
      <w:start w:val="1"/>
      <w:numFmt w:val="bullet"/>
      <w:lvlText w:val=""/>
      <w:lvlJc w:val="left"/>
      <w:pPr>
        <w:ind w:left="9392" w:hanging="360"/>
      </w:pPr>
      <w:rPr>
        <w:rFonts w:ascii="Wingdings" w:hAnsi="Wingdings" w:hint="default"/>
      </w:rPr>
    </w:lvl>
  </w:abstractNum>
  <w:abstractNum w:abstractNumId="39" w15:restartNumberingAfterBreak="0">
    <w:nsid w:val="736D6E2A"/>
    <w:multiLevelType w:val="hybridMultilevel"/>
    <w:tmpl w:val="2A94F242"/>
    <w:lvl w:ilvl="0">
      <w:start w:val="1"/>
      <w:numFmt w:val="decimal"/>
      <w:pStyle w:val="List2"/>
      <w:lvlText w:val="[%1]"/>
      <w:lvlJc w:val="left"/>
      <w:pPr>
        <w:tabs>
          <w:tab w:val="num" w:pos="2041"/>
        </w:tabs>
        <w:ind w:left="2041" w:hanging="737"/>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0" w15:restartNumberingAfterBreak="0">
    <w:nsid w:val="76112B6F"/>
    <w:multiLevelType w:val="hybridMultilevel"/>
    <w:tmpl w:val="E766C86C"/>
    <w:lvl w:ilvl="0" w:tplc="D6C8419C">
      <w:start w:val="1"/>
      <w:numFmt w:val="lowerLetter"/>
      <w:pStyle w:val="Listabcsingleline"/>
      <w:lvlText w:val="%1"/>
      <w:lvlJc w:val="left"/>
      <w:pPr>
        <w:tabs>
          <w:tab w:val="num" w:pos="2920"/>
        </w:tabs>
        <w:ind w:left="2920" w:hanging="368"/>
      </w:pPr>
      <w:rPr>
        <w:rFonts w:ascii="Arial" w:hAnsi="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6777C4C"/>
    <w:multiLevelType w:val="hybridMultilevel"/>
    <w:tmpl w:val="86D2C2CE"/>
    <w:lvl w:ilvl="0" w:tplc="04090001">
      <w:start w:val="1"/>
      <w:numFmt w:val="bullet"/>
      <w:lvlText w:val=""/>
      <w:lvlJc w:val="left"/>
      <w:pPr>
        <w:ind w:left="3632" w:hanging="360"/>
      </w:pPr>
      <w:rPr>
        <w:rFonts w:ascii="Symbol" w:hAnsi="Symbol" w:hint="default"/>
      </w:rPr>
    </w:lvl>
    <w:lvl w:ilvl="1" w:tplc="04090003" w:tentative="1">
      <w:start w:val="1"/>
      <w:numFmt w:val="bullet"/>
      <w:lvlText w:val="o"/>
      <w:lvlJc w:val="left"/>
      <w:pPr>
        <w:ind w:left="4352" w:hanging="360"/>
      </w:pPr>
      <w:rPr>
        <w:rFonts w:ascii="Courier New" w:hAnsi="Courier New" w:cs="Courier New" w:hint="default"/>
      </w:rPr>
    </w:lvl>
    <w:lvl w:ilvl="2" w:tplc="04090005" w:tentative="1">
      <w:start w:val="1"/>
      <w:numFmt w:val="bullet"/>
      <w:lvlText w:val=""/>
      <w:lvlJc w:val="left"/>
      <w:pPr>
        <w:ind w:left="5072" w:hanging="360"/>
      </w:pPr>
      <w:rPr>
        <w:rFonts w:ascii="Wingdings" w:hAnsi="Wingdings" w:hint="default"/>
      </w:rPr>
    </w:lvl>
    <w:lvl w:ilvl="3" w:tplc="04090001" w:tentative="1">
      <w:start w:val="1"/>
      <w:numFmt w:val="bullet"/>
      <w:lvlText w:val=""/>
      <w:lvlJc w:val="left"/>
      <w:pPr>
        <w:ind w:left="5792" w:hanging="360"/>
      </w:pPr>
      <w:rPr>
        <w:rFonts w:ascii="Symbol" w:hAnsi="Symbol" w:hint="default"/>
      </w:rPr>
    </w:lvl>
    <w:lvl w:ilvl="4" w:tplc="04090003" w:tentative="1">
      <w:start w:val="1"/>
      <w:numFmt w:val="bullet"/>
      <w:lvlText w:val="o"/>
      <w:lvlJc w:val="left"/>
      <w:pPr>
        <w:ind w:left="6512" w:hanging="360"/>
      </w:pPr>
      <w:rPr>
        <w:rFonts w:ascii="Courier New" w:hAnsi="Courier New" w:cs="Courier New" w:hint="default"/>
      </w:rPr>
    </w:lvl>
    <w:lvl w:ilvl="5" w:tplc="04090005" w:tentative="1">
      <w:start w:val="1"/>
      <w:numFmt w:val="bullet"/>
      <w:lvlText w:val=""/>
      <w:lvlJc w:val="left"/>
      <w:pPr>
        <w:ind w:left="7232" w:hanging="360"/>
      </w:pPr>
      <w:rPr>
        <w:rFonts w:ascii="Wingdings" w:hAnsi="Wingdings" w:hint="default"/>
      </w:rPr>
    </w:lvl>
    <w:lvl w:ilvl="6" w:tplc="04090001" w:tentative="1">
      <w:start w:val="1"/>
      <w:numFmt w:val="bullet"/>
      <w:lvlText w:val=""/>
      <w:lvlJc w:val="left"/>
      <w:pPr>
        <w:ind w:left="7952" w:hanging="360"/>
      </w:pPr>
      <w:rPr>
        <w:rFonts w:ascii="Symbol" w:hAnsi="Symbol" w:hint="default"/>
      </w:rPr>
    </w:lvl>
    <w:lvl w:ilvl="7" w:tplc="04090003" w:tentative="1">
      <w:start w:val="1"/>
      <w:numFmt w:val="bullet"/>
      <w:lvlText w:val="o"/>
      <w:lvlJc w:val="left"/>
      <w:pPr>
        <w:ind w:left="8672" w:hanging="360"/>
      </w:pPr>
      <w:rPr>
        <w:rFonts w:ascii="Courier New" w:hAnsi="Courier New" w:cs="Courier New" w:hint="default"/>
      </w:rPr>
    </w:lvl>
    <w:lvl w:ilvl="8" w:tplc="04090005" w:tentative="1">
      <w:start w:val="1"/>
      <w:numFmt w:val="bullet"/>
      <w:lvlText w:val=""/>
      <w:lvlJc w:val="left"/>
      <w:pPr>
        <w:ind w:left="9392" w:hanging="360"/>
      </w:pPr>
      <w:rPr>
        <w:rFonts w:ascii="Wingdings" w:hAnsi="Wingdings" w:hint="default"/>
      </w:rPr>
    </w:lvl>
  </w:abstractNum>
  <w:abstractNum w:abstractNumId="42" w15:restartNumberingAfterBreak="0">
    <w:nsid w:val="798E03FE"/>
    <w:multiLevelType w:val="hybridMultilevel"/>
    <w:tmpl w:val="1A16334A"/>
    <w:lvl w:ilvl="0" w:tplc="10090015">
      <w:start w:val="1"/>
      <w:numFmt w:val="upperLetter"/>
      <w:lvlText w:val="%1."/>
      <w:lvlJc w:val="left"/>
      <w:pPr>
        <w:ind w:left="3272" w:hanging="360"/>
      </w:pPr>
    </w:lvl>
    <w:lvl w:ilvl="1" w:tplc="10090019" w:tentative="1">
      <w:start w:val="1"/>
      <w:numFmt w:val="lowerLetter"/>
      <w:lvlText w:val="%2."/>
      <w:lvlJc w:val="left"/>
      <w:pPr>
        <w:ind w:left="3992" w:hanging="360"/>
      </w:pPr>
    </w:lvl>
    <w:lvl w:ilvl="2" w:tplc="1009001B" w:tentative="1">
      <w:start w:val="1"/>
      <w:numFmt w:val="lowerRoman"/>
      <w:lvlText w:val="%3."/>
      <w:lvlJc w:val="right"/>
      <w:pPr>
        <w:ind w:left="4712" w:hanging="180"/>
      </w:pPr>
    </w:lvl>
    <w:lvl w:ilvl="3" w:tplc="1009000F" w:tentative="1">
      <w:start w:val="1"/>
      <w:numFmt w:val="decimal"/>
      <w:lvlText w:val="%4."/>
      <w:lvlJc w:val="left"/>
      <w:pPr>
        <w:ind w:left="5432" w:hanging="360"/>
      </w:pPr>
    </w:lvl>
    <w:lvl w:ilvl="4" w:tplc="10090019" w:tentative="1">
      <w:start w:val="1"/>
      <w:numFmt w:val="lowerLetter"/>
      <w:lvlText w:val="%5."/>
      <w:lvlJc w:val="left"/>
      <w:pPr>
        <w:ind w:left="6152" w:hanging="360"/>
      </w:pPr>
    </w:lvl>
    <w:lvl w:ilvl="5" w:tplc="1009001B" w:tentative="1">
      <w:start w:val="1"/>
      <w:numFmt w:val="lowerRoman"/>
      <w:lvlText w:val="%6."/>
      <w:lvlJc w:val="right"/>
      <w:pPr>
        <w:ind w:left="6872" w:hanging="180"/>
      </w:pPr>
    </w:lvl>
    <w:lvl w:ilvl="6" w:tplc="1009000F" w:tentative="1">
      <w:start w:val="1"/>
      <w:numFmt w:val="decimal"/>
      <w:lvlText w:val="%7."/>
      <w:lvlJc w:val="left"/>
      <w:pPr>
        <w:ind w:left="7592" w:hanging="360"/>
      </w:pPr>
    </w:lvl>
    <w:lvl w:ilvl="7" w:tplc="10090019" w:tentative="1">
      <w:start w:val="1"/>
      <w:numFmt w:val="lowerLetter"/>
      <w:lvlText w:val="%8."/>
      <w:lvlJc w:val="left"/>
      <w:pPr>
        <w:ind w:left="8312" w:hanging="360"/>
      </w:pPr>
    </w:lvl>
    <w:lvl w:ilvl="8" w:tplc="1009001B" w:tentative="1">
      <w:start w:val="1"/>
      <w:numFmt w:val="lowerRoman"/>
      <w:lvlText w:val="%9."/>
      <w:lvlJc w:val="right"/>
      <w:pPr>
        <w:ind w:left="9032" w:hanging="180"/>
      </w:pPr>
    </w:lvl>
  </w:abstractNum>
  <w:abstractNum w:abstractNumId="43" w15:restartNumberingAfterBreak="0">
    <w:nsid w:val="7DC367E7"/>
    <w:multiLevelType w:val="hybridMultilevel"/>
    <w:tmpl w:val="9558D88C"/>
    <w:lvl w:ilvl="0" w:tplc="04090001">
      <w:start w:val="1"/>
      <w:numFmt w:val="bullet"/>
      <w:lvlText w:val=""/>
      <w:lvlJc w:val="left"/>
      <w:pPr>
        <w:ind w:left="3272" w:hanging="360"/>
      </w:pPr>
      <w:rPr>
        <w:rFonts w:ascii="Symbol" w:hAnsi="Symbol" w:hint="default"/>
      </w:rPr>
    </w:lvl>
    <w:lvl w:ilvl="1" w:tplc="04090003" w:tentative="1">
      <w:start w:val="1"/>
      <w:numFmt w:val="bullet"/>
      <w:lvlText w:val="o"/>
      <w:lvlJc w:val="left"/>
      <w:pPr>
        <w:ind w:left="3992" w:hanging="360"/>
      </w:pPr>
      <w:rPr>
        <w:rFonts w:ascii="Courier New" w:hAnsi="Courier New" w:cs="Courier New" w:hint="default"/>
      </w:rPr>
    </w:lvl>
    <w:lvl w:ilvl="2" w:tplc="04090005" w:tentative="1">
      <w:start w:val="1"/>
      <w:numFmt w:val="bullet"/>
      <w:lvlText w:val=""/>
      <w:lvlJc w:val="left"/>
      <w:pPr>
        <w:ind w:left="4712" w:hanging="360"/>
      </w:pPr>
      <w:rPr>
        <w:rFonts w:ascii="Wingdings" w:hAnsi="Wingdings" w:hint="default"/>
      </w:rPr>
    </w:lvl>
    <w:lvl w:ilvl="3" w:tplc="04090001" w:tentative="1">
      <w:start w:val="1"/>
      <w:numFmt w:val="bullet"/>
      <w:lvlText w:val=""/>
      <w:lvlJc w:val="left"/>
      <w:pPr>
        <w:ind w:left="5432" w:hanging="360"/>
      </w:pPr>
      <w:rPr>
        <w:rFonts w:ascii="Symbol" w:hAnsi="Symbol" w:hint="default"/>
      </w:rPr>
    </w:lvl>
    <w:lvl w:ilvl="4" w:tplc="04090003" w:tentative="1">
      <w:start w:val="1"/>
      <w:numFmt w:val="bullet"/>
      <w:lvlText w:val="o"/>
      <w:lvlJc w:val="left"/>
      <w:pPr>
        <w:ind w:left="6152" w:hanging="360"/>
      </w:pPr>
      <w:rPr>
        <w:rFonts w:ascii="Courier New" w:hAnsi="Courier New" w:cs="Courier New" w:hint="default"/>
      </w:rPr>
    </w:lvl>
    <w:lvl w:ilvl="5" w:tplc="04090005" w:tentative="1">
      <w:start w:val="1"/>
      <w:numFmt w:val="bullet"/>
      <w:lvlText w:val=""/>
      <w:lvlJc w:val="left"/>
      <w:pPr>
        <w:ind w:left="6872" w:hanging="360"/>
      </w:pPr>
      <w:rPr>
        <w:rFonts w:ascii="Wingdings" w:hAnsi="Wingdings" w:hint="default"/>
      </w:rPr>
    </w:lvl>
    <w:lvl w:ilvl="6" w:tplc="04090001" w:tentative="1">
      <w:start w:val="1"/>
      <w:numFmt w:val="bullet"/>
      <w:lvlText w:val=""/>
      <w:lvlJc w:val="left"/>
      <w:pPr>
        <w:ind w:left="7592" w:hanging="360"/>
      </w:pPr>
      <w:rPr>
        <w:rFonts w:ascii="Symbol" w:hAnsi="Symbol" w:hint="default"/>
      </w:rPr>
    </w:lvl>
    <w:lvl w:ilvl="7" w:tplc="04090003" w:tentative="1">
      <w:start w:val="1"/>
      <w:numFmt w:val="bullet"/>
      <w:lvlText w:val="o"/>
      <w:lvlJc w:val="left"/>
      <w:pPr>
        <w:ind w:left="8312" w:hanging="360"/>
      </w:pPr>
      <w:rPr>
        <w:rFonts w:ascii="Courier New" w:hAnsi="Courier New" w:cs="Courier New" w:hint="default"/>
      </w:rPr>
    </w:lvl>
    <w:lvl w:ilvl="8" w:tplc="04090005" w:tentative="1">
      <w:start w:val="1"/>
      <w:numFmt w:val="bullet"/>
      <w:lvlText w:val=""/>
      <w:lvlJc w:val="left"/>
      <w:pPr>
        <w:ind w:left="9032" w:hanging="360"/>
      </w:pPr>
      <w:rPr>
        <w:rFonts w:ascii="Wingdings" w:hAnsi="Wingdings" w:hint="default"/>
      </w:rPr>
    </w:lvl>
  </w:abstractNum>
  <w:abstractNum w:abstractNumId="44" w15:restartNumberingAfterBreak="0">
    <w:nsid w:val="7F02374B"/>
    <w:multiLevelType w:val="hybridMultilevel"/>
    <w:tmpl w:val="3E222DC6"/>
    <w:lvl w:ilvl="0" w:tplc="B40CC4A4">
      <w:start w:val="1"/>
      <w:numFmt w:val="decimal"/>
      <w:lvlText w:val="%1."/>
      <w:lvlJc w:val="left"/>
      <w:pPr>
        <w:ind w:left="2912" w:hanging="360"/>
      </w:pPr>
      <w:rPr>
        <w:rFonts w:hint="default"/>
      </w:rPr>
    </w:lvl>
    <w:lvl w:ilvl="1" w:tplc="04090019" w:tentative="1">
      <w:start w:val="1"/>
      <w:numFmt w:val="lowerLetter"/>
      <w:lvlText w:val="%2."/>
      <w:lvlJc w:val="left"/>
      <w:pPr>
        <w:ind w:left="3632" w:hanging="360"/>
      </w:pPr>
    </w:lvl>
    <w:lvl w:ilvl="2" w:tplc="0409001B" w:tentative="1">
      <w:start w:val="1"/>
      <w:numFmt w:val="lowerRoman"/>
      <w:lvlText w:val="%3."/>
      <w:lvlJc w:val="right"/>
      <w:pPr>
        <w:ind w:left="4352" w:hanging="180"/>
      </w:pPr>
    </w:lvl>
    <w:lvl w:ilvl="3" w:tplc="0409000F" w:tentative="1">
      <w:start w:val="1"/>
      <w:numFmt w:val="decimal"/>
      <w:lvlText w:val="%4."/>
      <w:lvlJc w:val="left"/>
      <w:pPr>
        <w:ind w:left="5072" w:hanging="360"/>
      </w:pPr>
    </w:lvl>
    <w:lvl w:ilvl="4" w:tplc="04090019" w:tentative="1">
      <w:start w:val="1"/>
      <w:numFmt w:val="lowerLetter"/>
      <w:lvlText w:val="%5."/>
      <w:lvlJc w:val="left"/>
      <w:pPr>
        <w:ind w:left="5792" w:hanging="360"/>
      </w:pPr>
    </w:lvl>
    <w:lvl w:ilvl="5" w:tplc="0409001B" w:tentative="1">
      <w:start w:val="1"/>
      <w:numFmt w:val="lowerRoman"/>
      <w:lvlText w:val="%6."/>
      <w:lvlJc w:val="right"/>
      <w:pPr>
        <w:ind w:left="6512" w:hanging="180"/>
      </w:pPr>
    </w:lvl>
    <w:lvl w:ilvl="6" w:tplc="0409000F" w:tentative="1">
      <w:start w:val="1"/>
      <w:numFmt w:val="decimal"/>
      <w:lvlText w:val="%7."/>
      <w:lvlJc w:val="left"/>
      <w:pPr>
        <w:ind w:left="7232" w:hanging="360"/>
      </w:pPr>
    </w:lvl>
    <w:lvl w:ilvl="7" w:tplc="04090019" w:tentative="1">
      <w:start w:val="1"/>
      <w:numFmt w:val="lowerLetter"/>
      <w:lvlText w:val="%8."/>
      <w:lvlJc w:val="left"/>
      <w:pPr>
        <w:ind w:left="7952" w:hanging="360"/>
      </w:pPr>
    </w:lvl>
    <w:lvl w:ilvl="8" w:tplc="0409001B" w:tentative="1">
      <w:start w:val="1"/>
      <w:numFmt w:val="lowerRoman"/>
      <w:lvlText w:val="%9."/>
      <w:lvlJc w:val="right"/>
      <w:pPr>
        <w:ind w:left="8672" w:hanging="180"/>
      </w:pPr>
    </w:lvl>
  </w:abstractNum>
  <w:num w:numId="1">
    <w:abstractNumId w:val="1"/>
  </w:num>
  <w:num w:numId="2">
    <w:abstractNumId w:val="15"/>
  </w:num>
  <w:num w:numId="3">
    <w:abstractNumId w:val="23"/>
  </w:num>
  <w:num w:numId="4">
    <w:abstractNumId w:val="5"/>
  </w:num>
  <w:num w:numId="5">
    <w:abstractNumId w:val="40"/>
  </w:num>
  <w:num w:numId="6">
    <w:abstractNumId w:val="26"/>
  </w:num>
  <w:num w:numId="7">
    <w:abstractNumId w:val="3"/>
  </w:num>
  <w:num w:numId="8">
    <w:abstractNumId w:val="12"/>
  </w:num>
  <w:num w:numId="9">
    <w:abstractNumId w:val="10"/>
  </w:num>
  <w:num w:numId="10">
    <w:abstractNumId w:val="6"/>
  </w:num>
  <w:num w:numId="11">
    <w:abstractNumId w:val="16"/>
  </w:num>
  <w:num w:numId="12">
    <w:abstractNumId w:val="39"/>
  </w:num>
  <w:num w:numId="13">
    <w:abstractNumId w:val="25"/>
  </w:num>
  <w:num w:numId="14">
    <w:abstractNumId w:val="9"/>
  </w:num>
  <w:num w:numId="15">
    <w:abstractNumId w:val="34"/>
  </w:num>
  <w:num w:numId="16">
    <w:abstractNumId w:val="0"/>
  </w:num>
  <w:num w:numId="17">
    <w:abstractNumId w:val="2"/>
  </w:num>
  <w:num w:numId="18">
    <w:abstractNumId w:val="36"/>
  </w:num>
  <w:num w:numId="19">
    <w:abstractNumId w:val="24"/>
  </w:num>
  <w:num w:numId="20">
    <w:abstractNumId w:val="31"/>
  </w:num>
  <w:num w:numId="21">
    <w:abstractNumId w:val="37"/>
  </w:num>
  <w:num w:numId="22">
    <w:abstractNumId w:val="28"/>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8"/>
  </w:num>
  <w:num w:numId="25">
    <w:abstractNumId w:val="7"/>
  </w:num>
  <w:num w:numId="26">
    <w:abstractNumId w:val="35"/>
  </w:num>
  <w:num w:numId="27">
    <w:abstractNumId w:val="27"/>
  </w:num>
  <w:num w:numId="28">
    <w:abstractNumId w:val="41"/>
  </w:num>
  <w:num w:numId="29">
    <w:abstractNumId w:val="13"/>
  </w:num>
  <w:num w:numId="30">
    <w:abstractNumId w:val="20"/>
  </w:num>
  <w:num w:numId="31">
    <w:abstractNumId w:val="18"/>
  </w:num>
  <w:num w:numId="32">
    <w:abstractNumId w:val="44"/>
  </w:num>
  <w:num w:numId="33">
    <w:abstractNumId w:val="43"/>
  </w:num>
  <w:num w:numId="34">
    <w:abstractNumId w:val="17"/>
  </w:num>
  <w:num w:numId="35">
    <w:abstractNumId w:val="42"/>
  </w:num>
  <w:num w:numId="36">
    <w:abstractNumId w:val="11"/>
  </w:num>
  <w:num w:numId="37">
    <w:abstractNumId w:val="33"/>
  </w:num>
  <w:num w:numId="38">
    <w:abstractNumId w:val="32"/>
  </w:num>
  <w:num w:numId="39">
    <w:abstractNumId w:val="19"/>
  </w:num>
  <w:num w:numId="40">
    <w:abstractNumId w:val="21"/>
  </w:num>
  <w:num w:numId="41">
    <w:abstractNumId w:val="22"/>
  </w:num>
  <w:num w:numId="42">
    <w:abstractNumId w:val="14"/>
  </w:num>
  <w:num w:numId="43">
    <w:abstractNumId w:val="29"/>
  </w:num>
  <w:num w:numId="44">
    <w:abstractNumId w:val="8"/>
  </w:num>
  <w:num w:numId="45">
    <w:abstractNumId w:val="4"/>
  </w:num>
  <w:num w:numId="46">
    <w:abstractNumId w:val="3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Move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F1742"/>
    <w:rsid w:val="00001368"/>
    <w:rsid w:val="000030F7"/>
    <w:rsid w:val="00012FE3"/>
    <w:rsid w:val="000212C2"/>
    <w:rsid w:val="000217C1"/>
    <w:rsid w:val="00021C2F"/>
    <w:rsid w:val="000229AE"/>
    <w:rsid w:val="00023FBC"/>
    <w:rsid w:val="00025FD6"/>
    <w:rsid w:val="0003663E"/>
    <w:rsid w:val="00036F92"/>
    <w:rsid w:val="00037477"/>
    <w:rsid w:val="00041083"/>
    <w:rsid w:val="00042864"/>
    <w:rsid w:val="00046FDA"/>
    <w:rsid w:val="0005372E"/>
    <w:rsid w:val="00054416"/>
    <w:rsid w:val="0005551B"/>
    <w:rsid w:val="000607D5"/>
    <w:rsid w:val="00062759"/>
    <w:rsid w:val="00062C40"/>
    <w:rsid w:val="00065B25"/>
    <w:rsid w:val="00070C51"/>
    <w:rsid w:val="00071AFC"/>
    <w:rsid w:val="00075A7C"/>
    <w:rsid w:val="00077BF4"/>
    <w:rsid w:val="000815F1"/>
    <w:rsid w:val="000825C3"/>
    <w:rsid w:val="000830ED"/>
    <w:rsid w:val="00084B76"/>
    <w:rsid w:val="00085405"/>
    <w:rsid w:val="000872A9"/>
    <w:rsid w:val="00090C14"/>
    <w:rsid w:val="00091235"/>
    <w:rsid w:val="00091D22"/>
    <w:rsid w:val="000954DF"/>
    <w:rsid w:val="000967F3"/>
    <w:rsid w:val="000A2FB3"/>
    <w:rsid w:val="000A527B"/>
    <w:rsid w:val="000A5985"/>
    <w:rsid w:val="000B3498"/>
    <w:rsid w:val="000C03BF"/>
    <w:rsid w:val="000C17B1"/>
    <w:rsid w:val="000C5E41"/>
    <w:rsid w:val="000C61D1"/>
    <w:rsid w:val="000C70C9"/>
    <w:rsid w:val="000D158F"/>
    <w:rsid w:val="000D5097"/>
    <w:rsid w:val="000D6129"/>
    <w:rsid w:val="000E0F34"/>
    <w:rsid w:val="000E5BA8"/>
    <w:rsid w:val="000F115B"/>
    <w:rsid w:val="000F5996"/>
    <w:rsid w:val="000F7F5B"/>
    <w:rsid w:val="00103DF6"/>
    <w:rsid w:val="00104ACF"/>
    <w:rsid w:val="0010658D"/>
    <w:rsid w:val="00107EC4"/>
    <w:rsid w:val="00117562"/>
    <w:rsid w:val="00120926"/>
    <w:rsid w:val="00120A33"/>
    <w:rsid w:val="001210E0"/>
    <w:rsid w:val="00122190"/>
    <w:rsid w:val="0012374A"/>
    <w:rsid w:val="00123CF7"/>
    <w:rsid w:val="00125C6A"/>
    <w:rsid w:val="00126592"/>
    <w:rsid w:val="00131E49"/>
    <w:rsid w:val="001352F4"/>
    <w:rsid w:val="001368AD"/>
    <w:rsid w:val="00136CF9"/>
    <w:rsid w:val="00140D7C"/>
    <w:rsid w:val="00145103"/>
    <w:rsid w:val="00146190"/>
    <w:rsid w:val="00146B76"/>
    <w:rsid w:val="00147042"/>
    <w:rsid w:val="001473BF"/>
    <w:rsid w:val="00153BE1"/>
    <w:rsid w:val="00154DF3"/>
    <w:rsid w:val="00154F25"/>
    <w:rsid w:val="00157164"/>
    <w:rsid w:val="00164617"/>
    <w:rsid w:val="0016507D"/>
    <w:rsid w:val="00165C31"/>
    <w:rsid w:val="00167E10"/>
    <w:rsid w:val="00172D12"/>
    <w:rsid w:val="0017421B"/>
    <w:rsid w:val="001816A5"/>
    <w:rsid w:val="00182E48"/>
    <w:rsid w:val="00187135"/>
    <w:rsid w:val="00190754"/>
    <w:rsid w:val="00191590"/>
    <w:rsid w:val="001921A2"/>
    <w:rsid w:val="00192BE6"/>
    <w:rsid w:val="00194558"/>
    <w:rsid w:val="001A3869"/>
    <w:rsid w:val="001A3BE8"/>
    <w:rsid w:val="001A5780"/>
    <w:rsid w:val="001A590C"/>
    <w:rsid w:val="001A5DCD"/>
    <w:rsid w:val="001B118E"/>
    <w:rsid w:val="001B3ABD"/>
    <w:rsid w:val="001B7C71"/>
    <w:rsid w:val="001B7DFE"/>
    <w:rsid w:val="001C038F"/>
    <w:rsid w:val="001C0DA5"/>
    <w:rsid w:val="001C13C1"/>
    <w:rsid w:val="001C5AD7"/>
    <w:rsid w:val="001C6F0D"/>
    <w:rsid w:val="001D223B"/>
    <w:rsid w:val="001D3099"/>
    <w:rsid w:val="001D7F0D"/>
    <w:rsid w:val="001E1806"/>
    <w:rsid w:val="001E3C10"/>
    <w:rsid w:val="001E5D94"/>
    <w:rsid w:val="001F0641"/>
    <w:rsid w:val="001F2338"/>
    <w:rsid w:val="001F41E9"/>
    <w:rsid w:val="001F5854"/>
    <w:rsid w:val="002066AD"/>
    <w:rsid w:val="00207945"/>
    <w:rsid w:val="00216679"/>
    <w:rsid w:val="002168C6"/>
    <w:rsid w:val="002179E8"/>
    <w:rsid w:val="00222AF9"/>
    <w:rsid w:val="00222CD3"/>
    <w:rsid w:val="0022318F"/>
    <w:rsid w:val="00223777"/>
    <w:rsid w:val="00224E00"/>
    <w:rsid w:val="002257BE"/>
    <w:rsid w:val="00230FAB"/>
    <w:rsid w:val="002373B5"/>
    <w:rsid w:val="002434A9"/>
    <w:rsid w:val="00247504"/>
    <w:rsid w:val="002533EB"/>
    <w:rsid w:val="00255F0A"/>
    <w:rsid w:val="002628C4"/>
    <w:rsid w:val="00262E60"/>
    <w:rsid w:val="00265FEE"/>
    <w:rsid w:val="00266113"/>
    <w:rsid w:val="00266F65"/>
    <w:rsid w:val="002725E5"/>
    <w:rsid w:val="002733F4"/>
    <w:rsid w:val="002818E7"/>
    <w:rsid w:val="00281C1B"/>
    <w:rsid w:val="00283CFF"/>
    <w:rsid w:val="00284218"/>
    <w:rsid w:val="00286D71"/>
    <w:rsid w:val="002903CF"/>
    <w:rsid w:val="00295EFB"/>
    <w:rsid w:val="00296EA6"/>
    <w:rsid w:val="002A18EA"/>
    <w:rsid w:val="002A4567"/>
    <w:rsid w:val="002A5685"/>
    <w:rsid w:val="002A582B"/>
    <w:rsid w:val="002A630B"/>
    <w:rsid w:val="002A6354"/>
    <w:rsid w:val="002A6DC0"/>
    <w:rsid w:val="002A7679"/>
    <w:rsid w:val="002B08BE"/>
    <w:rsid w:val="002B31FF"/>
    <w:rsid w:val="002B67CC"/>
    <w:rsid w:val="002B74C7"/>
    <w:rsid w:val="002C00A2"/>
    <w:rsid w:val="002C4018"/>
    <w:rsid w:val="002D1CF4"/>
    <w:rsid w:val="002E0D96"/>
    <w:rsid w:val="002E2F5D"/>
    <w:rsid w:val="002E6CF8"/>
    <w:rsid w:val="002F0964"/>
    <w:rsid w:val="002F2510"/>
    <w:rsid w:val="002F4131"/>
    <w:rsid w:val="002F4FFC"/>
    <w:rsid w:val="002F5502"/>
    <w:rsid w:val="00300E03"/>
    <w:rsid w:val="0030390F"/>
    <w:rsid w:val="00304D5E"/>
    <w:rsid w:val="00306196"/>
    <w:rsid w:val="00310164"/>
    <w:rsid w:val="00311358"/>
    <w:rsid w:val="00311C3A"/>
    <w:rsid w:val="0031376C"/>
    <w:rsid w:val="003138B4"/>
    <w:rsid w:val="00313C7A"/>
    <w:rsid w:val="00321130"/>
    <w:rsid w:val="00323B12"/>
    <w:rsid w:val="00327FB2"/>
    <w:rsid w:val="003360EA"/>
    <w:rsid w:val="00342A9F"/>
    <w:rsid w:val="003470DE"/>
    <w:rsid w:val="00351A1F"/>
    <w:rsid w:val="003529B2"/>
    <w:rsid w:val="00353122"/>
    <w:rsid w:val="00353E7F"/>
    <w:rsid w:val="00354053"/>
    <w:rsid w:val="00354202"/>
    <w:rsid w:val="0035503F"/>
    <w:rsid w:val="003565C3"/>
    <w:rsid w:val="00360348"/>
    <w:rsid w:val="00367F3B"/>
    <w:rsid w:val="003721F1"/>
    <w:rsid w:val="00374D59"/>
    <w:rsid w:val="003757B6"/>
    <w:rsid w:val="00377291"/>
    <w:rsid w:val="003803FA"/>
    <w:rsid w:val="00382473"/>
    <w:rsid w:val="003824F7"/>
    <w:rsid w:val="003847EE"/>
    <w:rsid w:val="003858D6"/>
    <w:rsid w:val="003866BF"/>
    <w:rsid w:val="003872E5"/>
    <w:rsid w:val="00390CA3"/>
    <w:rsid w:val="0039237D"/>
    <w:rsid w:val="00393278"/>
    <w:rsid w:val="00394008"/>
    <w:rsid w:val="00394011"/>
    <w:rsid w:val="00395628"/>
    <w:rsid w:val="00397D28"/>
    <w:rsid w:val="00397EDD"/>
    <w:rsid w:val="003A04DE"/>
    <w:rsid w:val="003A0E7F"/>
    <w:rsid w:val="003A1B67"/>
    <w:rsid w:val="003A27A0"/>
    <w:rsid w:val="003A4961"/>
    <w:rsid w:val="003A7F92"/>
    <w:rsid w:val="003B7FDF"/>
    <w:rsid w:val="003C7E14"/>
    <w:rsid w:val="003D2055"/>
    <w:rsid w:val="003D39B6"/>
    <w:rsid w:val="003E35FA"/>
    <w:rsid w:val="003E4BF3"/>
    <w:rsid w:val="003E4D8C"/>
    <w:rsid w:val="003E7787"/>
    <w:rsid w:val="003E7F46"/>
    <w:rsid w:val="003F3867"/>
    <w:rsid w:val="003F3A2B"/>
    <w:rsid w:val="004016DF"/>
    <w:rsid w:val="00401ABF"/>
    <w:rsid w:val="004031E1"/>
    <w:rsid w:val="00403354"/>
    <w:rsid w:val="0040363C"/>
    <w:rsid w:val="00407FA9"/>
    <w:rsid w:val="00414266"/>
    <w:rsid w:val="004200D2"/>
    <w:rsid w:val="00422192"/>
    <w:rsid w:val="0042275D"/>
    <w:rsid w:val="00425319"/>
    <w:rsid w:val="00426020"/>
    <w:rsid w:val="004273D4"/>
    <w:rsid w:val="00437A19"/>
    <w:rsid w:val="00441F76"/>
    <w:rsid w:val="00442DCC"/>
    <w:rsid w:val="00444025"/>
    <w:rsid w:val="00444C5A"/>
    <w:rsid w:val="004477E9"/>
    <w:rsid w:val="00450179"/>
    <w:rsid w:val="004519D8"/>
    <w:rsid w:val="00453EDA"/>
    <w:rsid w:val="00455427"/>
    <w:rsid w:val="00455622"/>
    <w:rsid w:val="00460882"/>
    <w:rsid w:val="00461027"/>
    <w:rsid w:val="00463323"/>
    <w:rsid w:val="00465B5D"/>
    <w:rsid w:val="004753D9"/>
    <w:rsid w:val="00477DB2"/>
    <w:rsid w:val="00481E49"/>
    <w:rsid w:val="00482108"/>
    <w:rsid w:val="00482D73"/>
    <w:rsid w:val="004846B0"/>
    <w:rsid w:val="004859C1"/>
    <w:rsid w:val="004872B4"/>
    <w:rsid w:val="00487724"/>
    <w:rsid w:val="004926BF"/>
    <w:rsid w:val="00492B8A"/>
    <w:rsid w:val="00495CA4"/>
    <w:rsid w:val="00495E3C"/>
    <w:rsid w:val="00496E7F"/>
    <w:rsid w:val="00497427"/>
    <w:rsid w:val="0049759F"/>
    <w:rsid w:val="004979DF"/>
    <w:rsid w:val="004A0DC1"/>
    <w:rsid w:val="004A1802"/>
    <w:rsid w:val="004A6A05"/>
    <w:rsid w:val="004B27FC"/>
    <w:rsid w:val="004B3FF7"/>
    <w:rsid w:val="004B4272"/>
    <w:rsid w:val="004B57FB"/>
    <w:rsid w:val="004B6C2D"/>
    <w:rsid w:val="004B7974"/>
    <w:rsid w:val="004C1F4A"/>
    <w:rsid w:val="004C2282"/>
    <w:rsid w:val="004C49E2"/>
    <w:rsid w:val="004D0CE4"/>
    <w:rsid w:val="004D5EFF"/>
    <w:rsid w:val="004D74A6"/>
    <w:rsid w:val="004E033E"/>
    <w:rsid w:val="004F5F08"/>
    <w:rsid w:val="0050130D"/>
    <w:rsid w:val="005054CA"/>
    <w:rsid w:val="005067EA"/>
    <w:rsid w:val="00510983"/>
    <w:rsid w:val="005112E2"/>
    <w:rsid w:val="005126C3"/>
    <w:rsid w:val="00512F86"/>
    <w:rsid w:val="0051677E"/>
    <w:rsid w:val="00516C79"/>
    <w:rsid w:val="005179E3"/>
    <w:rsid w:val="00521B26"/>
    <w:rsid w:val="00522F82"/>
    <w:rsid w:val="00525378"/>
    <w:rsid w:val="00525C3E"/>
    <w:rsid w:val="00526891"/>
    <w:rsid w:val="00527653"/>
    <w:rsid w:val="00530659"/>
    <w:rsid w:val="0053107E"/>
    <w:rsid w:val="005326BC"/>
    <w:rsid w:val="0053474D"/>
    <w:rsid w:val="00534B40"/>
    <w:rsid w:val="00534F79"/>
    <w:rsid w:val="00535162"/>
    <w:rsid w:val="00535841"/>
    <w:rsid w:val="0053697D"/>
    <w:rsid w:val="0054535D"/>
    <w:rsid w:val="005461F8"/>
    <w:rsid w:val="00547CE1"/>
    <w:rsid w:val="00550F85"/>
    <w:rsid w:val="0055246F"/>
    <w:rsid w:val="00552F07"/>
    <w:rsid w:val="0055337D"/>
    <w:rsid w:val="0055435D"/>
    <w:rsid w:val="00557117"/>
    <w:rsid w:val="00557C4A"/>
    <w:rsid w:val="0056514F"/>
    <w:rsid w:val="00566AB4"/>
    <w:rsid w:val="005672DB"/>
    <w:rsid w:val="00567B76"/>
    <w:rsid w:val="005705CC"/>
    <w:rsid w:val="00575069"/>
    <w:rsid w:val="00575823"/>
    <w:rsid w:val="005761BA"/>
    <w:rsid w:val="00576AD6"/>
    <w:rsid w:val="00580263"/>
    <w:rsid w:val="00580F08"/>
    <w:rsid w:val="00581A20"/>
    <w:rsid w:val="00582C64"/>
    <w:rsid w:val="0058737A"/>
    <w:rsid w:val="005928AC"/>
    <w:rsid w:val="00593978"/>
    <w:rsid w:val="00593B65"/>
    <w:rsid w:val="00593C57"/>
    <w:rsid w:val="00596FC8"/>
    <w:rsid w:val="00597CA7"/>
    <w:rsid w:val="005A2197"/>
    <w:rsid w:val="005A3472"/>
    <w:rsid w:val="005A7666"/>
    <w:rsid w:val="005A77E4"/>
    <w:rsid w:val="005B0116"/>
    <w:rsid w:val="005B13FA"/>
    <w:rsid w:val="005B1A33"/>
    <w:rsid w:val="005B3118"/>
    <w:rsid w:val="005B3483"/>
    <w:rsid w:val="005B4852"/>
    <w:rsid w:val="005B5382"/>
    <w:rsid w:val="005B590B"/>
    <w:rsid w:val="005B6CED"/>
    <w:rsid w:val="005B7EAD"/>
    <w:rsid w:val="005C1679"/>
    <w:rsid w:val="005C1E00"/>
    <w:rsid w:val="005C4836"/>
    <w:rsid w:val="005C5547"/>
    <w:rsid w:val="005C7A50"/>
    <w:rsid w:val="005D138A"/>
    <w:rsid w:val="005D6240"/>
    <w:rsid w:val="005D6B84"/>
    <w:rsid w:val="005E4E54"/>
    <w:rsid w:val="005E5920"/>
    <w:rsid w:val="005F1751"/>
    <w:rsid w:val="005F264D"/>
    <w:rsid w:val="005F3101"/>
    <w:rsid w:val="005F76E5"/>
    <w:rsid w:val="00606C54"/>
    <w:rsid w:val="0060764F"/>
    <w:rsid w:val="0061112E"/>
    <w:rsid w:val="00613D39"/>
    <w:rsid w:val="00613E2F"/>
    <w:rsid w:val="0061505A"/>
    <w:rsid w:val="00620566"/>
    <w:rsid w:val="0062302D"/>
    <w:rsid w:val="006230D9"/>
    <w:rsid w:val="00623E31"/>
    <w:rsid w:val="00626530"/>
    <w:rsid w:val="0063147E"/>
    <w:rsid w:val="0063330B"/>
    <w:rsid w:val="00637C22"/>
    <w:rsid w:val="00637F1E"/>
    <w:rsid w:val="00641019"/>
    <w:rsid w:val="006428E4"/>
    <w:rsid w:val="00642D0D"/>
    <w:rsid w:val="00644940"/>
    <w:rsid w:val="0064719D"/>
    <w:rsid w:val="006474A2"/>
    <w:rsid w:val="006477A5"/>
    <w:rsid w:val="00655509"/>
    <w:rsid w:val="00661916"/>
    <w:rsid w:val="00666027"/>
    <w:rsid w:val="00666D7D"/>
    <w:rsid w:val="0067002D"/>
    <w:rsid w:val="006704BC"/>
    <w:rsid w:val="006709CB"/>
    <w:rsid w:val="00671988"/>
    <w:rsid w:val="00676D99"/>
    <w:rsid w:val="0067755F"/>
    <w:rsid w:val="006800D7"/>
    <w:rsid w:val="00681644"/>
    <w:rsid w:val="0068176D"/>
    <w:rsid w:val="006822C6"/>
    <w:rsid w:val="00682531"/>
    <w:rsid w:val="00685CB4"/>
    <w:rsid w:val="00691E9C"/>
    <w:rsid w:val="006957C3"/>
    <w:rsid w:val="00695D7B"/>
    <w:rsid w:val="006A0FFC"/>
    <w:rsid w:val="006A1B96"/>
    <w:rsid w:val="006A3B39"/>
    <w:rsid w:val="006A409C"/>
    <w:rsid w:val="006A51DB"/>
    <w:rsid w:val="006A5469"/>
    <w:rsid w:val="006A5C8A"/>
    <w:rsid w:val="006B1712"/>
    <w:rsid w:val="006B1757"/>
    <w:rsid w:val="006B1F6B"/>
    <w:rsid w:val="006B4503"/>
    <w:rsid w:val="006B55F8"/>
    <w:rsid w:val="006B6AF8"/>
    <w:rsid w:val="006C1BF0"/>
    <w:rsid w:val="006C3200"/>
    <w:rsid w:val="006C579C"/>
    <w:rsid w:val="006C6F85"/>
    <w:rsid w:val="006C7A37"/>
    <w:rsid w:val="006D1C51"/>
    <w:rsid w:val="006D433C"/>
    <w:rsid w:val="006D5281"/>
    <w:rsid w:val="006E0392"/>
    <w:rsid w:val="006E67CF"/>
    <w:rsid w:val="006F4F9B"/>
    <w:rsid w:val="006F6B4A"/>
    <w:rsid w:val="006F7807"/>
    <w:rsid w:val="0070160C"/>
    <w:rsid w:val="007021D8"/>
    <w:rsid w:val="00710D7B"/>
    <w:rsid w:val="00712A29"/>
    <w:rsid w:val="00714F68"/>
    <w:rsid w:val="00714FCB"/>
    <w:rsid w:val="00716B87"/>
    <w:rsid w:val="00716D34"/>
    <w:rsid w:val="00717A2A"/>
    <w:rsid w:val="00717DE9"/>
    <w:rsid w:val="0072179D"/>
    <w:rsid w:val="0072415F"/>
    <w:rsid w:val="00725581"/>
    <w:rsid w:val="0072746F"/>
    <w:rsid w:val="007308F7"/>
    <w:rsid w:val="00732A0E"/>
    <w:rsid w:val="00733211"/>
    <w:rsid w:val="007332E6"/>
    <w:rsid w:val="007338EE"/>
    <w:rsid w:val="00733B38"/>
    <w:rsid w:val="00733F63"/>
    <w:rsid w:val="00736081"/>
    <w:rsid w:val="00737679"/>
    <w:rsid w:val="00742446"/>
    <w:rsid w:val="0074445F"/>
    <w:rsid w:val="007448D1"/>
    <w:rsid w:val="00744A30"/>
    <w:rsid w:val="00744C45"/>
    <w:rsid w:val="00751E24"/>
    <w:rsid w:val="00753663"/>
    <w:rsid w:val="00753C74"/>
    <w:rsid w:val="00756A89"/>
    <w:rsid w:val="00760436"/>
    <w:rsid w:val="007606ED"/>
    <w:rsid w:val="00762BB3"/>
    <w:rsid w:val="00763629"/>
    <w:rsid w:val="007636DF"/>
    <w:rsid w:val="0076590E"/>
    <w:rsid w:val="00765E27"/>
    <w:rsid w:val="0076762E"/>
    <w:rsid w:val="007676EE"/>
    <w:rsid w:val="00771A36"/>
    <w:rsid w:val="007737F1"/>
    <w:rsid w:val="00774914"/>
    <w:rsid w:val="00774DE6"/>
    <w:rsid w:val="00780293"/>
    <w:rsid w:val="00781053"/>
    <w:rsid w:val="00784188"/>
    <w:rsid w:val="007847F1"/>
    <w:rsid w:val="007849A7"/>
    <w:rsid w:val="00786646"/>
    <w:rsid w:val="00797EEE"/>
    <w:rsid w:val="007A1723"/>
    <w:rsid w:val="007A2415"/>
    <w:rsid w:val="007A323E"/>
    <w:rsid w:val="007B2364"/>
    <w:rsid w:val="007B4420"/>
    <w:rsid w:val="007B66EA"/>
    <w:rsid w:val="007B6EAB"/>
    <w:rsid w:val="007B6EBE"/>
    <w:rsid w:val="007B7052"/>
    <w:rsid w:val="007B7DE7"/>
    <w:rsid w:val="007B7E7C"/>
    <w:rsid w:val="007C2C88"/>
    <w:rsid w:val="007D10F3"/>
    <w:rsid w:val="007D12B8"/>
    <w:rsid w:val="007D2C0E"/>
    <w:rsid w:val="007D3F9F"/>
    <w:rsid w:val="007D4924"/>
    <w:rsid w:val="007E0C0D"/>
    <w:rsid w:val="007E2669"/>
    <w:rsid w:val="007E2E0F"/>
    <w:rsid w:val="007F2309"/>
    <w:rsid w:val="00802E3C"/>
    <w:rsid w:val="00803251"/>
    <w:rsid w:val="0080379F"/>
    <w:rsid w:val="00806147"/>
    <w:rsid w:val="008063A3"/>
    <w:rsid w:val="00810792"/>
    <w:rsid w:val="00810CC0"/>
    <w:rsid w:val="0081314F"/>
    <w:rsid w:val="008152E9"/>
    <w:rsid w:val="00823137"/>
    <w:rsid w:val="0082429D"/>
    <w:rsid w:val="00827563"/>
    <w:rsid w:val="00830ECF"/>
    <w:rsid w:val="00831F14"/>
    <w:rsid w:val="0083260E"/>
    <w:rsid w:val="0083343E"/>
    <w:rsid w:val="00835FB3"/>
    <w:rsid w:val="00836B88"/>
    <w:rsid w:val="00840B1E"/>
    <w:rsid w:val="00841650"/>
    <w:rsid w:val="008456C7"/>
    <w:rsid w:val="00847546"/>
    <w:rsid w:val="00863315"/>
    <w:rsid w:val="00863F32"/>
    <w:rsid w:val="00864D01"/>
    <w:rsid w:val="008657B4"/>
    <w:rsid w:val="00870A94"/>
    <w:rsid w:val="00871ECF"/>
    <w:rsid w:val="00873F27"/>
    <w:rsid w:val="008751BC"/>
    <w:rsid w:val="008771A9"/>
    <w:rsid w:val="00877977"/>
    <w:rsid w:val="008803DA"/>
    <w:rsid w:val="00882B35"/>
    <w:rsid w:val="008832AF"/>
    <w:rsid w:val="00883F18"/>
    <w:rsid w:val="00887D96"/>
    <w:rsid w:val="0089018B"/>
    <w:rsid w:val="008921C8"/>
    <w:rsid w:val="008936DE"/>
    <w:rsid w:val="008A0301"/>
    <w:rsid w:val="008A1079"/>
    <w:rsid w:val="008A1622"/>
    <w:rsid w:val="008A229B"/>
    <w:rsid w:val="008A2C5C"/>
    <w:rsid w:val="008A46CB"/>
    <w:rsid w:val="008A5A5E"/>
    <w:rsid w:val="008A6123"/>
    <w:rsid w:val="008A68AC"/>
    <w:rsid w:val="008A6D35"/>
    <w:rsid w:val="008A745B"/>
    <w:rsid w:val="008B4458"/>
    <w:rsid w:val="008B7FB4"/>
    <w:rsid w:val="008C00F5"/>
    <w:rsid w:val="008C0C2F"/>
    <w:rsid w:val="008C1024"/>
    <w:rsid w:val="008C5C5E"/>
    <w:rsid w:val="008C6DC1"/>
    <w:rsid w:val="008C713E"/>
    <w:rsid w:val="008D1D8A"/>
    <w:rsid w:val="008E000A"/>
    <w:rsid w:val="008E23A1"/>
    <w:rsid w:val="008E4889"/>
    <w:rsid w:val="008E7B24"/>
    <w:rsid w:val="008F1516"/>
    <w:rsid w:val="008F27F8"/>
    <w:rsid w:val="008F491A"/>
    <w:rsid w:val="008F4F83"/>
    <w:rsid w:val="008F4FA2"/>
    <w:rsid w:val="008F7619"/>
    <w:rsid w:val="008F799F"/>
    <w:rsid w:val="009019CC"/>
    <w:rsid w:val="00902B08"/>
    <w:rsid w:val="009030BF"/>
    <w:rsid w:val="00905FDB"/>
    <w:rsid w:val="00913116"/>
    <w:rsid w:val="00915F01"/>
    <w:rsid w:val="009167DE"/>
    <w:rsid w:val="00917100"/>
    <w:rsid w:val="00917775"/>
    <w:rsid w:val="00917C11"/>
    <w:rsid w:val="00920983"/>
    <w:rsid w:val="00924F37"/>
    <w:rsid w:val="009263E1"/>
    <w:rsid w:val="00926B04"/>
    <w:rsid w:val="00927969"/>
    <w:rsid w:val="00930A10"/>
    <w:rsid w:val="00933ACA"/>
    <w:rsid w:val="00934CE1"/>
    <w:rsid w:val="009411B5"/>
    <w:rsid w:val="009419D0"/>
    <w:rsid w:val="00946072"/>
    <w:rsid w:val="0095242F"/>
    <w:rsid w:val="009524A6"/>
    <w:rsid w:val="00952B80"/>
    <w:rsid w:val="00952CE9"/>
    <w:rsid w:val="00963FE3"/>
    <w:rsid w:val="009651E4"/>
    <w:rsid w:val="0096542D"/>
    <w:rsid w:val="0096576A"/>
    <w:rsid w:val="009663F9"/>
    <w:rsid w:val="00966A77"/>
    <w:rsid w:val="009708D3"/>
    <w:rsid w:val="00970BA0"/>
    <w:rsid w:val="00984EE4"/>
    <w:rsid w:val="00991F59"/>
    <w:rsid w:val="009920CD"/>
    <w:rsid w:val="009946E0"/>
    <w:rsid w:val="0099542A"/>
    <w:rsid w:val="00995DC4"/>
    <w:rsid w:val="009967BA"/>
    <w:rsid w:val="009A3CC4"/>
    <w:rsid w:val="009A48F1"/>
    <w:rsid w:val="009A7F05"/>
    <w:rsid w:val="009B03A5"/>
    <w:rsid w:val="009B3E07"/>
    <w:rsid w:val="009B4D22"/>
    <w:rsid w:val="009B6386"/>
    <w:rsid w:val="009C5A87"/>
    <w:rsid w:val="009C5B11"/>
    <w:rsid w:val="009C6088"/>
    <w:rsid w:val="009C73F9"/>
    <w:rsid w:val="009C7FEB"/>
    <w:rsid w:val="009D033E"/>
    <w:rsid w:val="009D0D6E"/>
    <w:rsid w:val="009D176B"/>
    <w:rsid w:val="009D2139"/>
    <w:rsid w:val="009D377C"/>
    <w:rsid w:val="009D3AF5"/>
    <w:rsid w:val="009D4D43"/>
    <w:rsid w:val="009D5189"/>
    <w:rsid w:val="009E2572"/>
    <w:rsid w:val="009E2859"/>
    <w:rsid w:val="009E2F11"/>
    <w:rsid w:val="009E33A6"/>
    <w:rsid w:val="009E5D33"/>
    <w:rsid w:val="009E6DEA"/>
    <w:rsid w:val="009E7547"/>
    <w:rsid w:val="009F0C6E"/>
    <w:rsid w:val="009F2CD2"/>
    <w:rsid w:val="009F4687"/>
    <w:rsid w:val="009F661E"/>
    <w:rsid w:val="00A0045A"/>
    <w:rsid w:val="00A005D9"/>
    <w:rsid w:val="00A0081E"/>
    <w:rsid w:val="00A04164"/>
    <w:rsid w:val="00A04B8C"/>
    <w:rsid w:val="00A06A9E"/>
    <w:rsid w:val="00A14242"/>
    <w:rsid w:val="00A1436C"/>
    <w:rsid w:val="00A14D2A"/>
    <w:rsid w:val="00A209E3"/>
    <w:rsid w:val="00A21278"/>
    <w:rsid w:val="00A23557"/>
    <w:rsid w:val="00A2569E"/>
    <w:rsid w:val="00A26BDF"/>
    <w:rsid w:val="00A3163A"/>
    <w:rsid w:val="00A3346F"/>
    <w:rsid w:val="00A3381F"/>
    <w:rsid w:val="00A3586C"/>
    <w:rsid w:val="00A40283"/>
    <w:rsid w:val="00A427AE"/>
    <w:rsid w:val="00A5267F"/>
    <w:rsid w:val="00A53526"/>
    <w:rsid w:val="00A53808"/>
    <w:rsid w:val="00A54F68"/>
    <w:rsid w:val="00A57707"/>
    <w:rsid w:val="00A62B87"/>
    <w:rsid w:val="00A63538"/>
    <w:rsid w:val="00A74272"/>
    <w:rsid w:val="00A75F00"/>
    <w:rsid w:val="00A80F3C"/>
    <w:rsid w:val="00A8201C"/>
    <w:rsid w:val="00A82537"/>
    <w:rsid w:val="00A82F65"/>
    <w:rsid w:val="00A85477"/>
    <w:rsid w:val="00A8678C"/>
    <w:rsid w:val="00A90B63"/>
    <w:rsid w:val="00A91484"/>
    <w:rsid w:val="00A92B28"/>
    <w:rsid w:val="00A9723B"/>
    <w:rsid w:val="00AA0C7F"/>
    <w:rsid w:val="00AA2C11"/>
    <w:rsid w:val="00AA4875"/>
    <w:rsid w:val="00AA577F"/>
    <w:rsid w:val="00AA6C55"/>
    <w:rsid w:val="00AA786E"/>
    <w:rsid w:val="00AB23CE"/>
    <w:rsid w:val="00AB2AC9"/>
    <w:rsid w:val="00AB3DAC"/>
    <w:rsid w:val="00AB50F4"/>
    <w:rsid w:val="00AB6B93"/>
    <w:rsid w:val="00AC1306"/>
    <w:rsid w:val="00AC4149"/>
    <w:rsid w:val="00AC5715"/>
    <w:rsid w:val="00AC76CA"/>
    <w:rsid w:val="00AD0CEB"/>
    <w:rsid w:val="00AD4785"/>
    <w:rsid w:val="00AD481B"/>
    <w:rsid w:val="00AD78DE"/>
    <w:rsid w:val="00AE1116"/>
    <w:rsid w:val="00AE1500"/>
    <w:rsid w:val="00AE3397"/>
    <w:rsid w:val="00AE4A44"/>
    <w:rsid w:val="00AE5D4D"/>
    <w:rsid w:val="00AE6460"/>
    <w:rsid w:val="00AE6DA4"/>
    <w:rsid w:val="00AE7DC2"/>
    <w:rsid w:val="00AF2FD4"/>
    <w:rsid w:val="00AF40F4"/>
    <w:rsid w:val="00AF5236"/>
    <w:rsid w:val="00AF57FB"/>
    <w:rsid w:val="00B016AD"/>
    <w:rsid w:val="00B02BE8"/>
    <w:rsid w:val="00B05EE0"/>
    <w:rsid w:val="00B06C99"/>
    <w:rsid w:val="00B122C8"/>
    <w:rsid w:val="00B1326A"/>
    <w:rsid w:val="00B1355A"/>
    <w:rsid w:val="00B16E5C"/>
    <w:rsid w:val="00B173ED"/>
    <w:rsid w:val="00B20BA2"/>
    <w:rsid w:val="00B20D74"/>
    <w:rsid w:val="00B21D83"/>
    <w:rsid w:val="00B22E0A"/>
    <w:rsid w:val="00B26715"/>
    <w:rsid w:val="00B30B76"/>
    <w:rsid w:val="00B32136"/>
    <w:rsid w:val="00B3482D"/>
    <w:rsid w:val="00B36B17"/>
    <w:rsid w:val="00B377D2"/>
    <w:rsid w:val="00B37F64"/>
    <w:rsid w:val="00B4116C"/>
    <w:rsid w:val="00B50D47"/>
    <w:rsid w:val="00B51F17"/>
    <w:rsid w:val="00B51F36"/>
    <w:rsid w:val="00B53DD3"/>
    <w:rsid w:val="00B544AB"/>
    <w:rsid w:val="00B546E2"/>
    <w:rsid w:val="00B61731"/>
    <w:rsid w:val="00B67F80"/>
    <w:rsid w:val="00B7009E"/>
    <w:rsid w:val="00B72CE8"/>
    <w:rsid w:val="00B757F6"/>
    <w:rsid w:val="00B76CDA"/>
    <w:rsid w:val="00B77E57"/>
    <w:rsid w:val="00B84898"/>
    <w:rsid w:val="00B87E7C"/>
    <w:rsid w:val="00B90937"/>
    <w:rsid w:val="00B9158A"/>
    <w:rsid w:val="00B9259D"/>
    <w:rsid w:val="00B929C3"/>
    <w:rsid w:val="00B94095"/>
    <w:rsid w:val="00B955B4"/>
    <w:rsid w:val="00B95FA4"/>
    <w:rsid w:val="00B96930"/>
    <w:rsid w:val="00BA05E1"/>
    <w:rsid w:val="00BA172C"/>
    <w:rsid w:val="00BA24F1"/>
    <w:rsid w:val="00BA2BDF"/>
    <w:rsid w:val="00BA528C"/>
    <w:rsid w:val="00BB015F"/>
    <w:rsid w:val="00BB16FA"/>
    <w:rsid w:val="00BB28C8"/>
    <w:rsid w:val="00BB318B"/>
    <w:rsid w:val="00BB6EC0"/>
    <w:rsid w:val="00BC0D1F"/>
    <w:rsid w:val="00BC6E51"/>
    <w:rsid w:val="00BC76BA"/>
    <w:rsid w:val="00BD1D36"/>
    <w:rsid w:val="00BD24E4"/>
    <w:rsid w:val="00BD4BE9"/>
    <w:rsid w:val="00BD596C"/>
    <w:rsid w:val="00BE35EA"/>
    <w:rsid w:val="00BE40E3"/>
    <w:rsid w:val="00BF2828"/>
    <w:rsid w:val="00BF2FE4"/>
    <w:rsid w:val="00BF4BAF"/>
    <w:rsid w:val="00BF5004"/>
    <w:rsid w:val="00BF6422"/>
    <w:rsid w:val="00C04BEE"/>
    <w:rsid w:val="00C05200"/>
    <w:rsid w:val="00C05A0E"/>
    <w:rsid w:val="00C06C04"/>
    <w:rsid w:val="00C074CE"/>
    <w:rsid w:val="00C12183"/>
    <w:rsid w:val="00C1218D"/>
    <w:rsid w:val="00C15E36"/>
    <w:rsid w:val="00C169BA"/>
    <w:rsid w:val="00C17E53"/>
    <w:rsid w:val="00C20D84"/>
    <w:rsid w:val="00C20DBA"/>
    <w:rsid w:val="00C2412B"/>
    <w:rsid w:val="00C27165"/>
    <w:rsid w:val="00C31ABA"/>
    <w:rsid w:val="00C320DD"/>
    <w:rsid w:val="00C420FF"/>
    <w:rsid w:val="00C5005F"/>
    <w:rsid w:val="00C50334"/>
    <w:rsid w:val="00C5345D"/>
    <w:rsid w:val="00C56DC3"/>
    <w:rsid w:val="00C60CCC"/>
    <w:rsid w:val="00C6116E"/>
    <w:rsid w:val="00C617FE"/>
    <w:rsid w:val="00C62DEF"/>
    <w:rsid w:val="00C64349"/>
    <w:rsid w:val="00C65482"/>
    <w:rsid w:val="00C67997"/>
    <w:rsid w:val="00C71467"/>
    <w:rsid w:val="00C72D3E"/>
    <w:rsid w:val="00C7388E"/>
    <w:rsid w:val="00C73CF3"/>
    <w:rsid w:val="00C741BB"/>
    <w:rsid w:val="00C827B4"/>
    <w:rsid w:val="00C859E7"/>
    <w:rsid w:val="00C9067B"/>
    <w:rsid w:val="00C9171F"/>
    <w:rsid w:val="00C91C7C"/>
    <w:rsid w:val="00C921CE"/>
    <w:rsid w:val="00C95311"/>
    <w:rsid w:val="00C971C9"/>
    <w:rsid w:val="00CA1147"/>
    <w:rsid w:val="00CA13A0"/>
    <w:rsid w:val="00CA1BF1"/>
    <w:rsid w:val="00CA6900"/>
    <w:rsid w:val="00CB5966"/>
    <w:rsid w:val="00CB67C2"/>
    <w:rsid w:val="00CC0FC5"/>
    <w:rsid w:val="00CC5F7B"/>
    <w:rsid w:val="00CD346D"/>
    <w:rsid w:val="00CD643D"/>
    <w:rsid w:val="00CE3A5B"/>
    <w:rsid w:val="00CE4A81"/>
    <w:rsid w:val="00CE5062"/>
    <w:rsid w:val="00CE5FCA"/>
    <w:rsid w:val="00CF0220"/>
    <w:rsid w:val="00CF07B7"/>
    <w:rsid w:val="00CF2271"/>
    <w:rsid w:val="00CF32C5"/>
    <w:rsid w:val="00CF438B"/>
    <w:rsid w:val="00D00E62"/>
    <w:rsid w:val="00D022F4"/>
    <w:rsid w:val="00D05215"/>
    <w:rsid w:val="00D05704"/>
    <w:rsid w:val="00D11EC3"/>
    <w:rsid w:val="00D12D6E"/>
    <w:rsid w:val="00D14EA0"/>
    <w:rsid w:val="00D15682"/>
    <w:rsid w:val="00D15BBF"/>
    <w:rsid w:val="00D17376"/>
    <w:rsid w:val="00D22A13"/>
    <w:rsid w:val="00D23329"/>
    <w:rsid w:val="00D305AC"/>
    <w:rsid w:val="00D3101A"/>
    <w:rsid w:val="00D32A09"/>
    <w:rsid w:val="00D32A94"/>
    <w:rsid w:val="00D33A05"/>
    <w:rsid w:val="00D3551A"/>
    <w:rsid w:val="00D3581C"/>
    <w:rsid w:val="00D4366D"/>
    <w:rsid w:val="00D436E7"/>
    <w:rsid w:val="00D44778"/>
    <w:rsid w:val="00D454E3"/>
    <w:rsid w:val="00D46AF6"/>
    <w:rsid w:val="00D46F53"/>
    <w:rsid w:val="00D52B59"/>
    <w:rsid w:val="00D53077"/>
    <w:rsid w:val="00D53A33"/>
    <w:rsid w:val="00D54364"/>
    <w:rsid w:val="00D56270"/>
    <w:rsid w:val="00D5697C"/>
    <w:rsid w:val="00D57E07"/>
    <w:rsid w:val="00D616FD"/>
    <w:rsid w:val="00D67AD8"/>
    <w:rsid w:val="00D71013"/>
    <w:rsid w:val="00D71FB2"/>
    <w:rsid w:val="00D72541"/>
    <w:rsid w:val="00D74581"/>
    <w:rsid w:val="00D77F9F"/>
    <w:rsid w:val="00D8072D"/>
    <w:rsid w:val="00D944E8"/>
    <w:rsid w:val="00D95A4D"/>
    <w:rsid w:val="00DA126C"/>
    <w:rsid w:val="00DA1540"/>
    <w:rsid w:val="00DA3300"/>
    <w:rsid w:val="00DB1E57"/>
    <w:rsid w:val="00DB1E9D"/>
    <w:rsid w:val="00DB1F46"/>
    <w:rsid w:val="00DB31D8"/>
    <w:rsid w:val="00DB571D"/>
    <w:rsid w:val="00DB6683"/>
    <w:rsid w:val="00DC0F6A"/>
    <w:rsid w:val="00DC29DC"/>
    <w:rsid w:val="00DC383B"/>
    <w:rsid w:val="00DC6574"/>
    <w:rsid w:val="00DC6A9A"/>
    <w:rsid w:val="00DC7B40"/>
    <w:rsid w:val="00DD02A7"/>
    <w:rsid w:val="00DD41AC"/>
    <w:rsid w:val="00DD7791"/>
    <w:rsid w:val="00DE1DDE"/>
    <w:rsid w:val="00DE64C4"/>
    <w:rsid w:val="00DF10A0"/>
    <w:rsid w:val="00DF4AE8"/>
    <w:rsid w:val="00DF4D2F"/>
    <w:rsid w:val="00DF511B"/>
    <w:rsid w:val="00DF6700"/>
    <w:rsid w:val="00DF7633"/>
    <w:rsid w:val="00E00208"/>
    <w:rsid w:val="00E00542"/>
    <w:rsid w:val="00E06F74"/>
    <w:rsid w:val="00E074B6"/>
    <w:rsid w:val="00E10ADA"/>
    <w:rsid w:val="00E128AA"/>
    <w:rsid w:val="00E1448C"/>
    <w:rsid w:val="00E204B4"/>
    <w:rsid w:val="00E26F0B"/>
    <w:rsid w:val="00E2787B"/>
    <w:rsid w:val="00E4175E"/>
    <w:rsid w:val="00E42886"/>
    <w:rsid w:val="00E44346"/>
    <w:rsid w:val="00E50AED"/>
    <w:rsid w:val="00E513DC"/>
    <w:rsid w:val="00E563BB"/>
    <w:rsid w:val="00E56B50"/>
    <w:rsid w:val="00E56F30"/>
    <w:rsid w:val="00E578D0"/>
    <w:rsid w:val="00E64EA1"/>
    <w:rsid w:val="00E71C82"/>
    <w:rsid w:val="00E7521B"/>
    <w:rsid w:val="00E75BDD"/>
    <w:rsid w:val="00E766E2"/>
    <w:rsid w:val="00E82569"/>
    <w:rsid w:val="00E83D8E"/>
    <w:rsid w:val="00E86A55"/>
    <w:rsid w:val="00E90659"/>
    <w:rsid w:val="00E93C27"/>
    <w:rsid w:val="00E93EF1"/>
    <w:rsid w:val="00EA026E"/>
    <w:rsid w:val="00EA0804"/>
    <w:rsid w:val="00EA213C"/>
    <w:rsid w:val="00EA380A"/>
    <w:rsid w:val="00EA4D18"/>
    <w:rsid w:val="00EA7853"/>
    <w:rsid w:val="00EB05D7"/>
    <w:rsid w:val="00EB37FB"/>
    <w:rsid w:val="00EC219D"/>
    <w:rsid w:val="00EC34A9"/>
    <w:rsid w:val="00EC4854"/>
    <w:rsid w:val="00ED1FC1"/>
    <w:rsid w:val="00ED342E"/>
    <w:rsid w:val="00ED42C3"/>
    <w:rsid w:val="00ED681A"/>
    <w:rsid w:val="00ED7FE1"/>
    <w:rsid w:val="00EE05DD"/>
    <w:rsid w:val="00EE1364"/>
    <w:rsid w:val="00EE59C5"/>
    <w:rsid w:val="00EE6737"/>
    <w:rsid w:val="00EF04C1"/>
    <w:rsid w:val="00EF14E1"/>
    <w:rsid w:val="00EF1742"/>
    <w:rsid w:val="00EF182D"/>
    <w:rsid w:val="00EF4E87"/>
    <w:rsid w:val="00EF536C"/>
    <w:rsid w:val="00EF5CC0"/>
    <w:rsid w:val="00EF757F"/>
    <w:rsid w:val="00EF7650"/>
    <w:rsid w:val="00EF7A4D"/>
    <w:rsid w:val="00F010C6"/>
    <w:rsid w:val="00F037FD"/>
    <w:rsid w:val="00F04B95"/>
    <w:rsid w:val="00F063E4"/>
    <w:rsid w:val="00F07C59"/>
    <w:rsid w:val="00F07D9A"/>
    <w:rsid w:val="00F07DB7"/>
    <w:rsid w:val="00F10335"/>
    <w:rsid w:val="00F11601"/>
    <w:rsid w:val="00F16C0A"/>
    <w:rsid w:val="00F16F19"/>
    <w:rsid w:val="00F20084"/>
    <w:rsid w:val="00F225EA"/>
    <w:rsid w:val="00F22E02"/>
    <w:rsid w:val="00F2473E"/>
    <w:rsid w:val="00F25E98"/>
    <w:rsid w:val="00F27EF3"/>
    <w:rsid w:val="00F31DE6"/>
    <w:rsid w:val="00F33B12"/>
    <w:rsid w:val="00F35899"/>
    <w:rsid w:val="00F3692B"/>
    <w:rsid w:val="00F3713D"/>
    <w:rsid w:val="00F4099A"/>
    <w:rsid w:val="00F43E86"/>
    <w:rsid w:val="00F44A52"/>
    <w:rsid w:val="00F4530B"/>
    <w:rsid w:val="00F4534B"/>
    <w:rsid w:val="00F514A8"/>
    <w:rsid w:val="00F51BC5"/>
    <w:rsid w:val="00F52EF5"/>
    <w:rsid w:val="00F57C7B"/>
    <w:rsid w:val="00F63858"/>
    <w:rsid w:val="00F643CD"/>
    <w:rsid w:val="00F70298"/>
    <w:rsid w:val="00F703C8"/>
    <w:rsid w:val="00F70FCA"/>
    <w:rsid w:val="00F74E4E"/>
    <w:rsid w:val="00F8025F"/>
    <w:rsid w:val="00F80746"/>
    <w:rsid w:val="00F869DF"/>
    <w:rsid w:val="00F911DF"/>
    <w:rsid w:val="00F914DF"/>
    <w:rsid w:val="00F91F5A"/>
    <w:rsid w:val="00F92B96"/>
    <w:rsid w:val="00F95797"/>
    <w:rsid w:val="00FA015B"/>
    <w:rsid w:val="00FA0602"/>
    <w:rsid w:val="00FA2D3B"/>
    <w:rsid w:val="00FA37C5"/>
    <w:rsid w:val="00FA400F"/>
    <w:rsid w:val="00FA55C4"/>
    <w:rsid w:val="00FB3116"/>
    <w:rsid w:val="00FB3693"/>
    <w:rsid w:val="00FB44D5"/>
    <w:rsid w:val="00FC3FCF"/>
    <w:rsid w:val="00FC4476"/>
    <w:rsid w:val="00FD01CC"/>
    <w:rsid w:val="00FD16B3"/>
    <w:rsid w:val="00FD1F67"/>
    <w:rsid w:val="00FD269A"/>
    <w:rsid w:val="00FD3A2B"/>
    <w:rsid w:val="00FD48A8"/>
    <w:rsid w:val="00FE022C"/>
    <w:rsid w:val="00FE0DA7"/>
    <w:rsid w:val="00FE55FE"/>
    <w:rsid w:val="00FF0D16"/>
    <w:rsid w:val="00FF4979"/>
    <w:rsid w:val="00FF4F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62F8A253-2C6B-4397-900D-5CFE41E57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DengXi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2"/>
      <w:lang w:val="en-GB" w:eastAsia="en-US"/>
    </w:rPr>
  </w:style>
  <w:style w:type="paragraph" w:styleId="Heading1">
    <w:name w:val="heading 1"/>
    <w:aliases w:val="R1,H1,H11,E1,h1,Head 1 (Chapter heading),l1,Titre§,1,Section Head,Section Heading,Level 1,app heading 1,Huvudrubrik,NMP Heading 1,h11,h12,h13,h14,h15,h16,heading 1,h17,h111,h121,h131,h141,h151,h161,h18,h112,h122,h132,h142,h152,h162,h19,h113"/>
    <w:next w:val="BodyText"/>
    <w:link w:val="Heading1Char"/>
    <w:qFormat/>
    <w:rsid w:val="00071AFC"/>
    <w:pPr>
      <w:keepNext/>
      <w:numPr>
        <w:numId w:val="1"/>
      </w:numPr>
      <w:tabs>
        <w:tab w:val="left" w:pos="1304"/>
        <w:tab w:val="left" w:pos="2552"/>
        <w:tab w:val="left" w:pos="3856"/>
        <w:tab w:val="left" w:pos="5216"/>
        <w:tab w:val="left" w:pos="6464"/>
        <w:tab w:val="left" w:pos="7768"/>
        <w:tab w:val="left" w:pos="9072"/>
        <w:tab w:val="left" w:pos="10206"/>
      </w:tabs>
      <w:spacing w:before="480"/>
      <w:outlineLvl w:val="0"/>
    </w:pPr>
    <w:rPr>
      <w:rFonts w:ascii="Arial" w:hAnsi="Arial"/>
      <w:b/>
      <w:kern w:val="28"/>
      <w:sz w:val="28"/>
      <w:lang w:eastAsia="en-US"/>
    </w:rPr>
  </w:style>
  <w:style w:type="paragraph" w:styleId="Heading2">
    <w:name w:val="heading 2"/>
    <w:aliases w:val="H2,R2,2,H21,E2,heading 2,UNDERRUBRIK 1-2,h2,Head 2,l2,TitreProp,Header 2,ITT t2,PA Major Section,Livello 2,Heading 2 Hidden,Head1,Heading II,Titre B,2nd level,Head2A,DO NOT USE_h2,h21,I2,Section Title,Heading2,list2,H2-Heading 2,Header&#10;2,Heade"/>
    <w:basedOn w:val="Heading1"/>
    <w:next w:val="BodyText"/>
    <w:qFormat/>
    <w:rsid w:val="008152E9"/>
    <w:pPr>
      <w:numPr>
        <w:ilvl w:val="1"/>
      </w:numPr>
      <w:spacing w:before="360"/>
      <w:outlineLvl w:val="1"/>
    </w:pPr>
    <w:rPr>
      <w:sz w:val="24"/>
    </w:rPr>
  </w:style>
  <w:style w:type="paragraph" w:styleId="Heading3">
    <w:name w:val="heading 3"/>
    <w:aliases w:val="Underrubrik2,H3,Heading 3b,E3,h3,l3,3,list 3,Head 3,1.1.1,3rd level,Heading 3.,Memo Heading 3,no break,hello,0H,0h,3h,3H,Major Section Sub Section,PA Minor Section,Head3,Level 3 Head,31,32,33,311,321,34,312,322,35,313,323,36,314,324,37,315,325"/>
    <w:basedOn w:val="Heading2"/>
    <w:next w:val="BodyText"/>
    <w:qFormat/>
    <w:rsid w:val="00071AFC"/>
    <w:pPr>
      <w:numPr>
        <w:ilvl w:val="2"/>
      </w:numPr>
      <w:outlineLvl w:val="2"/>
    </w:pPr>
    <w:rPr>
      <w:sz w:val="22"/>
    </w:rPr>
  </w:style>
  <w:style w:type="paragraph" w:styleId="Heading4">
    <w:name w:val="heading 4"/>
    <w:aliases w:val="h4,E4,Heading 4.,H4,H41,h41,H42,h42,H43,h43,H411,h411,H421,h421,H44,h44,H412,h412,H422,h422,H431,h431,H45,h45,H413,h413,H423,h423,H432,h432,H46,h46,H47,h47,Memo Heading 4,Memo Heading 5,4H,Head4,4,heading 4,41,42,43,411,421,44,412,422,45,413"/>
    <w:basedOn w:val="Heading3"/>
    <w:next w:val="BodyText"/>
    <w:qFormat/>
    <w:rsid w:val="008152E9"/>
    <w:pPr>
      <w:numPr>
        <w:ilvl w:val="3"/>
      </w:numPr>
      <w:outlineLvl w:val="3"/>
    </w:pPr>
    <w:rPr>
      <w:b w:val="0"/>
    </w:rPr>
  </w:style>
  <w:style w:type="paragraph" w:styleId="Heading5">
    <w:name w:val="heading 5"/>
    <w:basedOn w:val="Heading4"/>
    <w:next w:val="BodyText"/>
    <w:qFormat/>
    <w:rsid w:val="008152E9"/>
    <w:pPr>
      <w:numPr>
        <w:ilvl w:val="4"/>
      </w:numPr>
      <w:spacing w:after="60"/>
      <w:ind w:left="2551" w:hanging="1304"/>
      <w:outlineLvl w:val="4"/>
    </w:pPr>
    <w:rPr>
      <w:bCs/>
      <w:iCs/>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
    <w:name w:val="Body Text"/>
    <w:aliases w:val="AvtalBrödtext, ändrad,Bodytext,ändrad,AvtalBrodtext,andrad,EHPT,Body Text2,Body3,compact,paragraph 2,body indent,- TF,Requirements,Body Text level 1,Response,Body Text ,à¹×éÍàÃ×èÍ§,Compliance,code,à¹,bt,Body Text Char,Body Text Char1,body text"/>
    <w:link w:val="BodyTextChar2"/>
    <w:rsid w:val="00071AFC"/>
    <w:pPr>
      <w:keepLines/>
      <w:tabs>
        <w:tab w:val="left" w:pos="1247"/>
        <w:tab w:val="left" w:pos="2552"/>
        <w:tab w:val="left" w:pos="3856"/>
        <w:tab w:val="left" w:pos="5216"/>
        <w:tab w:val="left" w:pos="6464"/>
        <w:tab w:val="left" w:pos="7768"/>
        <w:tab w:val="left" w:pos="9072"/>
        <w:tab w:val="left" w:pos="10206"/>
      </w:tabs>
      <w:spacing w:before="240"/>
      <w:ind w:left="2552"/>
    </w:pPr>
    <w:rPr>
      <w:rFonts w:ascii="Arial" w:hAnsi="Arial"/>
      <w:sz w:val="22"/>
      <w:lang w:eastAsia="en-US"/>
    </w:rPr>
  </w:style>
  <w:style w:type="paragraph" w:styleId="Header">
    <w:name w:val="header"/>
    <w:rsid w:val="002257BE"/>
    <w:pPr>
      <w:tabs>
        <w:tab w:val="center" w:pos="4320"/>
        <w:tab w:val="right" w:pos="8640"/>
      </w:tabs>
      <w:spacing w:before="40"/>
    </w:pPr>
    <w:rPr>
      <w:rFonts w:ascii="Arial" w:hAnsi="Arial"/>
      <w:noProof/>
      <w:lang w:eastAsia="en-US"/>
    </w:rPr>
  </w:style>
  <w:style w:type="paragraph" w:styleId="Footer">
    <w:name w:val="footer"/>
    <w:rsid w:val="002257BE"/>
    <w:pPr>
      <w:tabs>
        <w:tab w:val="center" w:pos="4320"/>
        <w:tab w:val="right" w:pos="8640"/>
      </w:tabs>
    </w:pPr>
    <w:rPr>
      <w:rFonts w:ascii="Arial" w:hAnsi="Arial"/>
      <w:noProof/>
      <w:sz w:val="12"/>
      <w:lang w:eastAsia="en-US"/>
    </w:rPr>
  </w:style>
  <w:style w:type="paragraph" w:customStyle="1" w:styleId="Text">
    <w:name w:val="Text"/>
    <w:rsid w:val="00071AFC"/>
    <w:pPr>
      <w:keepLines/>
      <w:tabs>
        <w:tab w:val="left" w:pos="1247"/>
        <w:tab w:val="left" w:pos="2552"/>
        <w:tab w:val="left" w:pos="3856"/>
        <w:tab w:val="left" w:pos="5216"/>
        <w:tab w:val="left" w:pos="6464"/>
        <w:tab w:val="left" w:pos="7768"/>
        <w:tab w:val="left" w:pos="9072"/>
        <w:tab w:val="left" w:pos="10206"/>
      </w:tabs>
      <w:ind w:left="2552"/>
    </w:pPr>
    <w:rPr>
      <w:rFonts w:ascii="Arial" w:hAnsi="Arial"/>
      <w:sz w:val="22"/>
      <w:lang w:eastAsia="en-US"/>
    </w:rPr>
  </w:style>
  <w:style w:type="paragraph" w:customStyle="1" w:styleId="DocumentTitle">
    <w:name w:val="Document Title"/>
    <w:pPr>
      <w:ind w:left="2552"/>
    </w:pPr>
    <w:rPr>
      <w:rFonts w:ascii="Arial" w:hAnsi="Arial"/>
      <w:noProof/>
      <w:sz w:val="22"/>
      <w:u w:val="single"/>
      <w:lang w:val="en-GB" w:eastAsia="en-US"/>
    </w:rPr>
  </w:style>
  <w:style w:type="paragraph" w:styleId="Title">
    <w:name w:val="Title"/>
    <w:next w:val="BodyText"/>
    <w:qFormat/>
    <w:rsid w:val="002257BE"/>
    <w:pPr>
      <w:spacing w:before="240" w:after="480"/>
      <w:ind w:left="2552"/>
    </w:pPr>
    <w:rPr>
      <w:rFonts w:ascii="Arial" w:hAnsi="Arial"/>
      <w:b/>
      <w:sz w:val="28"/>
      <w:lang w:eastAsia="en-US"/>
    </w:rPr>
  </w:style>
  <w:style w:type="paragraph" w:styleId="TOC1">
    <w:name w:val="toc 1"/>
    <w:next w:val="Text"/>
    <w:autoRedefine/>
    <w:uiPriority w:val="39"/>
    <w:rsid w:val="007B7052"/>
    <w:pPr>
      <w:tabs>
        <w:tab w:val="right" w:leader="dot" w:pos="10206"/>
      </w:tabs>
      <w:ind w:left="3402" w:hanging="850"/>
    </w:pPr>
    <w:rPr>
      <w:rFonts w:ascii="Arial" w:hAnsi="Arial" w:cs="Arial"/>
      <w:noProof/>
      <w:sz w:val="22"/>
      <w:lang w:eastAsia="en-US"/>
    </w:rPr>
  </w:style>
  <w:style w:type="paragraph" w:styleId="TOC2">
    <w:name w:val="toc 2"/>
    <w:basedOn w:val="TOC1"/>
    <w:next w:val="Text"/>
    <w:autoRedefine/>
    <w:uiPriority w:val="39"/>
    <w:rsid w:val="007B7052"/>
  </w:style>
  <w:style w:type="paragraph" w:styleId="TOC3">
    <w:name w:val="toc 3"/>
    <w:basedOn w:val="TOC1"/>
    <w:next w:val="Text"/>
    <w:autoRedefine/>
    <w:semiHidden/>
  </w:style>
  <w:style w:type="paragraph" w:styleId="TOC4">
    <w:name w:val="toc 4"/>
    <w:basedOn w:val="TOC1"/>
    <w:next w:val="Text"/>
    <w:autoRedefine/>
    <w:semiHidden/>
    <w:pPr>
      <w:ind w:left="3403" w:hanging="851"/>
    </w:pPr>
  </w:style>
  <w:style w:type="paragraph" w:customStyle="1" w:styleId="TableStyle">
    <w:name w:val="TableStyle"/>
    <w:rsid w:val="00071AFC"/>
    <w:pPr>
      <w:ind w:left="85"/>
    </w:pPr>
    <w:rPr>
      <w:rFonts w:ascii="Arial" w:hAnsi="Arial"/>
      <w:noProof/>
      <w:sz w:val="22"/>
      <w:lang w:eastAsia="en-US"/>
    </w:rPr>
  </w:style>
  <w:style w:type="paragraph" w:styleId="List">
    <w:name w:val="List"/>
    <w:rsid w:val="00071AFC"/>
    <w:pPr>
      <w:numPr>
        <w:numId w:val="11"/>
      </w:numPr>
      <w:spacing w:before="180"/>
    </w:pPr>
    <w:rPr>
      <w:rFonts w:ascii="Arial" w:hAnsi="Arial"/>
      <w:sz w:val="22"/>
      <w:lang w:eastAsia="en-US"/>
    </w:rPr>
  </w:style>
  <w:style w:type="paragraph" w:customStyle="1" w:styleId="NoSpellcheck">
    <w:name w:val="NoSpellcheck"/>
    <w:rsid w:val="008A5A5E"/>
    <w:rPr>
      <w:rFonts w:ascii="Arial" w:hAnsi="Arial"/>
      <w:noProof/>
      <w:sz w:val="12"/>
      <w:lang w:eastAsia="en-US"/>
    </w:rPr>
  </w:style>
  <w:style w:type="paragraph" w:customStyle="1" w:styleId="Heading">
    <w:name w:val="Heading"/>
    <w:next w:val="BodyText"/>
    <w:link w:val="HeadingChar"/>
    <w:rsid w:val="009D0D6E"/>
    <w:pPr>
      <w:spacing w:before="360"/>
      <w:ind w:left="2552"/>
    </w:pPr>
    <w:rPr>
      <w:rFonts w:ascii="Arial" w:hAnsi="Arial"/>
      <w:b/>
      <w:sz w:val="22"/>
      <w:lang w:eastAsia="en-US"/>
    </w:rPr>
  </w:style>
  <w:style w:type="paragraph" w:customStyle="1" w:styleId="Contents">
    <w:name w:val="Contents"/>
    <w:next w:val="Text"/>
    <w:rsid w:val="00A8201C"/>
    <w:pPr>
      <w:spacing w:before="360" w:after="120"/>
      <w:ind w:left="2551"/>
    </w:pPr>
    <w:rPr>
      <w:rFonts w:ascii="Arial" w:hAnsi="Arial"/>
      <w:b/>
      <w:noProof/>
      <w:sz w:val="22"/>
      <w:lang w:eastAsia="en-US"/>
    </w:rPr>
  </w:style>
  <w:style w:type="paragraph" w:customStyle="1" w:styleId="TableStyleUnderline">
    <w:name w:val="TableStyleUnderline"/>
    <w:basedOn w:val="TableStyle"/>
    <w:pPr>
      <w:ind w:left="0"/>
    </w:pPr>
    <w:rPr>
      <w:u w:val="single"/>
    </w:rPr>
  </w:style>
  <w:style w:type="paragraph" w:styleId="List2">
    <w:name w:val="List 2"/>
    <w:basedOn w:val="List"/>
    <w:rsid w:val="00071AFC"/>
    <w:pPr>
      <w:numPr>
        <w:numId w:val="12"/>
      </w:numPr>
    </w:pPr>
  </w:style>
  <w:style w:type="paragraph" w:styleId="ListNumber">
    <w:name w:val="List Number"/>
    <w:rsid w:val="00071AFC"/>
    <w:pPr>
      <w:numPr>
        <w:numId w:val="15"/>
      </w:numPr>
      <w:spacing w:before="180"/>
      <w:ind w:left="2921" w:hanging="369"/>
    </w:pPr>
    <w:rPr>
      <w:rFonts w:ascii="Arial" w:hAnsi="Arial"/>
      <w:sz w:val="22"/>
      <w:lang w:eastAsia="en-US"/>
    </w:rPr>
  </w:style>
  <w:style w:type="paragraph" w:customStyle="1" w:styleId="Distribution">
    <w:name w:val="Distribution"/>
    <w:basedOn w:val="Heading"/>
    <w:next w:val="Text"/>
  </w:style>
  <w:style w:type="paragraph" w:styleId="ListNumber2">
    <w:name w:val="List Number 2"/>
    <w:pPr>
      <w:numPr>
        <w:numId w:val="2"/>
      </w:numPr>
      <w:spacing w:before="180"/>
    </w:pPr>
    <w:rPr>
      <w:rFonts w:ascii="Arial" w:hAnsi="Arial"/>
      <w:sz w:val="22"/>
      <w:lang w:eastAsia="en-US"/>
    </w:rPr>
  </w:style>
  <w:style w:type="paragraph" w:styleId="ListNumber5">
    <w:name w:val="List Number 5"/>
    <w:basedOn w:val="Normal"/>
    <w:pPr>
      <w:numPr>
        <w:numId w:val="16"/>
      </w:numPr>
    </w:pPr>
  </w:style>
  <w:style w:type="paragraph" w:customStyle="1" w:styleId="ProgramStyle">
    <w:name w:val="ProgramStyle"/>
    <w:next w:val="BodyText"/>
    <w:rsid w:val="00071AFC"/>
    <w:pPr>
      <w:ind w:left="2552"/>
    </w:pPr>
    <w:rPr>
      <w:rFonts w:ascii="Courier New" w:hAnsi="Courier New"/>
      <w:sz w:val="16"/>
      <w:lang w:eastAsia="en-US"/>
    </w:rPr>
  </w:style>
  <w:style w:type="paragraph" w:customStyle="1" w:styleId="Listdoublesingleline">
    <w:name w:val="List double single line"/>
    <w:rsid w:val="00071AFC"/>
    <w:pPr>
      <w:numPr>
        <w:numId w:val="17"/>
      </w:numPr>
    </w:pPr>
    <w:rPr>
      <w:rFonts w:ascii="Arial" w:hAnsi="Arial"/>
      <w:sz w:val="22"/>
      <w:lang w:eastAsia="en-US"/>
    </w:rPr>
  </w:style>
  <w:style w:type="paragraph" w:customStyle="1" w:styleId="Listabcsingleline">
    <w:name w:val="List abc single line"/>
    <w:rsid w:val="00071AFC"/>
    <w:pPr>
      <w:numPr>
        <w:numId w:val="5"/>
      </w:numPr>
      <w:ind w:left="2921" w:hanging="369"/>
    </w:pPr>
    <w:rPr>
      <w:rFonts w:ascii="Arial" w:hAnsi="Arial"/>
      <w:sz w:val="22"/>
      <w:lang w:eastAsia="en-US"/>
    </w:rPr>
  </w:style>
  <w:style w:type="paragraph" w:customStyle="1" w:styleId="Listabcdoubleline">
    <w:name w:val="List abc double line"/>
    <w:rsid w:val="00071AFC"/>
    <w:pPr>
      <w:numPr>
        <w:numId w:val="7"/>
      </w:numPr>
      <w:spacing w:before="220"/>
      <w:ind w:left="2921" w:hanging="369"/>
    </w:pPr>
    <w:rPr>
      <w:rFonts w:ascii="Arial" w:hAnsi="Arial"/>
      <w:sz w:val="22"/>
      <w:lang w:eastAsia="en-US"/>
    </w:rPr>
  </w:style>
  <w:style w:type="paragraph" w:customStyle="1" w:styleId="Listnumbersingleline">
    <w:name w:val="List number single line"/>
    <w:rsid w:val="00071AFC"/>
    <w:pPr>
      <w:numPr>
        <w:numId w:val="18"/>
      </w:numPr>
      <w:ind w:left="2921" w:hanging="369"/>
    </w:pPr>
    <w:rPr>
      <w:rFonts w:ascii="Arial" w:hAnsi="Arial"/>
      <w:sz w:val="22"/>
      <w:lang w:eastAsia="en-US"/>
    </w:rPr>
  </w:style>
  <w:style w:type="paragraph" w:customStyle="1" w:styleId="Listnumberdoubleline">
    <w:name w:val="List number double line"/>
    <w:rsid w:val="00071AFC"/>
    <w:pPr>
      <w:numPr>
        <w:numId w:val="19"/>
      </w:numPr>
      <w:spacing w:before="240"/>
      <w:ind w:left="2921" w:hanging="369"/>
    </w:pPr>
    <w:rPr>
      <w:rFonts w:ascii="Arial" w:hAnsi="Arial"/>
      <w:sz w:val="22"/>
      <w:lang w:eastAsia="en-US"/>
    </w:rPr>
  </w:style>
  <w:style w:type="paragraph" w:customStyle="1" w:styleId="Listabcsinglelinewide">
    <w:name w:val="List abc single line (wide)"/>
    <w:pPr>
      <w:numPr>
        <w:numId w:val="4"/>
      </w:numPr>
    </w:pPr>
    <w:rPr>
      <w:rFonts w:ascii="Arial" w:hAnsi="Arial"/>
      <w:sz w:val="22"/>
      <w:lang w:eastAsia="en-US" w:bidi="ar-DZ"/>
    </w:rPr>
  </w:style>
  <w:style w:type="paragraph" w:customStyle="1" w:styleId="Listnumberdoublelinewide">
    <w:name w:val="List number double line (wide)"/>
    <w:basedOn w:val="Listnumberdoubleline"/>
    <w:rsid w:val="00071AFC"/>
    <w:pPr>
      <w:numPr>
        <w:numId w:val="10"/>
      </w:numPr>
    </w:pPr>
  </w:style>
  <w:style w:type="paragraph" w:customStyle="1" w:styleId="Listnumbersinglelinewide">
    <w:name w:val="List number single line (wide)"/>
    <w:rsid w:val="00071AFC"/>
    <w:pPr>
      <w:numPr>
        <w:numId w:val="3"/>
      </w:numPr>
    </w:pPr>
    <w:rPr>
      <w:rFonts w:ascii="Arial" w:hAnsi="Arial"/>
      <w:sz w:val="22"/>
      <w:lang w:eastAsia="en-US"/>
    </w:rPr>
  </w:style>
  <w:style w:type="paragraph" w:customStyle="1" w:styleId="Listabcdoublelinewide">
    <w:name w:val="List abc double line (wide)"/>
    <w:rsid w:val="00071AFC"/>
    <w:pPr>
      <w:numPr>
        <w:numId w:val="13"/>
      </w:numPr>
      <w:spacing w:before="220"/>
    </w:pPr>
    <w:rPr>
      <w:rFonts w:ascii="Arial" w:hAnsi="Arial"/>
      <w:sz w:val="22"/>
      <w:lang w:eastAsia="en-US"/>
    </w:rPr>
  </w:style>
  <w:style w:type="paragraph" w:styleId="ListBullet2">
    <w:name w:val="List Bullet 2"/>
    <w:rsid w:val="00071AFC"/>
    <w:pPr>
      <w:numPr>
        <w:numId w:val="8"/>
      </w:numPr>
      <w:spacing w:before="220"/>
    </w:pPr>
    <w:rPr>
      <w:rFonts w:ascii="Arial" w:hAnsi="Arial"/>
      <w:sz w:val="22"/>
      <w:lang w:eastAsia="en-US"/>
    </w:rPr>
  </w:style>
  <w:style w:type="paragraph" w:styleId="ListBullet">
    <w:name w:val="List Bullet"/>
    <w:rsid w:val="002F2510"/>
    <w:pPr>
      <w:numPr>
        <w:numId w:val="14"/>
      </w:numPr>
    </w:pPr>
    <w:rPr>
      <w:rFonts w:ascii="Arial" w:hAnsi="Arial"/>
      <w:sz w:val="22"/>
      <w:lang w:eastAsia="en-US"/>
    </w:rPr>
  </w:style>
  <w:style w:type="paragraph" w:customStyle="1" w:styleId="ListBulletwide">
    <w:name w:val="List Bullet (wide)"/>
    <w:rsid w:val="00071AFC"/>
    <w:pPr>
      <w:numPr>
        <w:numId w:val="6"/>
      </w:numPr>
    </w:pPr>
    <w:rPr>
      <w:rFonts w:ascii="Arial" w:hAnsi="Arial"/>
      <w:sz w:val="22"/>
      <w:lang w:eastAsia="en-US"/>
    </w:rPr>
  </w:style>
  <w:style w:type="paragraph" w:customStyle="1" w:styleId="ListBullet2wide">
    <w:name w:val="List Bullet 2 (wide)"/>
    <w:rsid w:val="00071AFC"/>
    <w:pPr>
      <w:numPr>
        <w:numId w:val="9"/>
      </w:numPr>
      <w:spacing w:before="220"/>
      <w:ind w:left="1667" w:hanging="363"/>
    </w:pPr>
    <w:rPr>
      <w:rFonts w:ascii="Arial" w:hAnsi="Arial"/>
      <w:sz w:val="22"/>
      <w:lang w:eastAsia="en-US"/>
    </w:rPr>
  </w:style>
  <w:style w:type="paragraph" w:styleId="Closing">
    <w:name w:val="Closing"/>
    <w:basedOn w:val="Normal"/>
    <w:pPr>
      <w:ind w:left="4252"/>
    </w:pPr>
  </w:style>
  <w:style w:type="paragraph" w:customStyle="1" w:styleId="Term-list">
    <w:name w:val="Term-list"/>
    <w:rsid w:val="00071AFC"/>
    <w:pPr>
      <w:spacing w:before="240"/>
      <w:ind w:left="4820" w:hanging="2268"/>
    </w:pPr>
    <w:rPr>
      <w:rFonts w:ascii="Arial" w:hAnsi="Arial"/>
      <w:sz w:val="22"/>
      <w:lang w:eastAsia="en-US"/>
    </w:rPr>
  </w:style>
  <w:style w:type="paragraph" w:styleId="FootnoteText">
    <w:name w:val="footnote text"/>
    <w:basedOn w:val="Normal"/>
    <w:link w:val="FootnoteTextChar"/>
    <w:semiHidden/>
    <w:rsid w:val="00EF1742"/>
    <w:rPr>
      <w:sz w:val="20"/>
      <w:lang w:val="en-US"/>
    </w:rPr>
  </w:style>
  <w:style w:type="paragraph" w:styleId="Caption">
    <w:name w:val="caption"/>
    <w:basedOn w:val="Normal"/>
    <w:next w:val="Normal"/>
    <w:qFormat/>
    <w:rsid w:val="00EF1742"/>
    <w:rPr>
      <w:b/>
      <w:bCs/>
      <w:sz w:val="20"/>
      <w:lang w:val="en-US"/>
    </w:rPr>
  </w:style>
  <w:style w:type="character" w:customStyle="1" w:styleId="BodyTextChar2">
    <w:name w:val="Body Text Char2"/>
    <w:aliases w:val="AvtalBrödtext Char, ändrad Char,Bodytext Char,ändrad Char,AvtalBrodtext Char,andrad Char,EHPT Char,Body Text2 Char,Body3 Char,compact Char,paragraph 2 Char,body indent Char,- TF Char,Requirements Char,Body Text level 1 Char,Response Char"/>
    <w:link w:val="BodyText"/>
    <w:rsid w:val="00EF1742"/>
    <w:rPr>
      <w:rFonts w:ascii="Arial" w:hAnsi="Arial"/>
      <w:sz w:val="22"/>
      <w:lang w:val="en-US" w:eastAsia="en-US" w:bidi="ar-SA"/>
    </w:rPr>
  </w:style>
  <w:style w:type="paragraph" w:customStyle="1" w:styleId="CaptionFigure">
    <w:name w:val="CaptionFigure"/>
    <w:next w:val="BodyText"/>
    <w:rsid w:val="005A2197"/>
    <w:pPr>
      <w:tabs>
        <w:tab w:val="left" w:pos="3686"/>
      </w:tabs>
      <w:spacing w:before="120" w:after="60"/>
      <w:ind w:left="3516" w:hanging="964"/>
    </w:pPr>
    <w:rPr>
      <w:rFonts w:ascii="Arial" w:hAnsi="Arial"/>
      <w:lang w:eastAsia="en-US"/>
    </w:rPr>
  </w:style>
  <w:style w:type="paragraph" w:customStyle="1" w:styleId="CaptionTable">
    <w:name w:val="CaptionTable"/>
    <w:next w:val="BodyText"/>
    <w:rsid w:val="005A2197"/>
    <w:pPr>
      <w:tabs>
        <w:tab w:val="left" w:pos="3686"/>
      </w:tabs>
      <w:spacing w:before="120" w:after="60"/>
      <w:ind w:left="3516" w:hanging="964"/>
    </w:pPr>
    <w:rPr>
      <w:rFonts w:ascii="Arial" w:hAnsi="Arial"/>
      <w:lang w:eastAsia="en-US"/>
    </w:rPr>
  </w:style>
  <w:style w:type="paragraph" w:customStyle="1" w:styleId="CaptionEquation">
    <w:name w:val="CaptionEquation"/>
    <w:next w:val="BodyText"/>
    <w:rsid w:val="005A2197"/>
    <w:pPr>
      <w:tabs>
        <w:tab w:val="left" w:pos="3827"/>
      </w:tabs>
      <w:spacing w:before="120" w:after="60"/>
      <w:ind w:left="3743" w:hanging="1191"/>
    </w:pPr>
    <w:rPr>
      <w:rFonts w:ascii="Arial" w:hAnsi="Arial"/>
      <w:lang w:eastAsia="en-US"/>
    </w:rPr>
  </w:style>
  <w:style w:type="paragraph" w:customStyle="1" w:styleId="CaptionFigureWide">
    <w:name w:val="CaptionFigureWide"/>
    <w:next w:val="BodyText"/>
    <w:rsid w:val="005A2197"/>
    <w:pPr>
      <w:tabs>
        <w:tab w:val="left" w:pos="2268"/>
      </w:tabs>
      <w:spacing w:before="120" w:after="60"/>
      <w:ind w:left="2268" w:hanging="964"/>
    </w:pPr>
    <w:rPr>
      <w:rFonts w:ascii="Arial" w:hAnsi="Arial"/>
      <w:lang w:eastAsia="en-US"/>
    </w:rPr>
  </w:style>
  <w:style w:type="paragraph" w:customStyle="1" w:styleId="CaptionTableWide">
    <w:name w:val="CaptionTableWide"/>
    <w:next w:val="BodyText"/>
    <w:rsid w:val="005A2197"/>
    <w:pPr>
      <w:tabs>
        <w:tab w:val="left" w:pos="2268"/>
      </w:tabs>
      <w:spacing w:before="120" w:after="60"/>
      <w:ind w:left="2268" w:hanging="964"/>
    </w:pPr>
    <w:rPr>
      <w:rFonts w:ascii="Arial" w:hAnsi="Arial"/>
      <w:lang w:eastAsia="en-US"/>
    </w:rPr>
  </w:style>
  <w:style w:type="paragraph" w:customStyle="1" w:styleId="CaptionEquationWide">
    <w:name w:val="CaptionEquationWide"/>
    <w:next w:val="BodyText"/>
    <w:rsid w:val="005A2197"/>
    <w:pPr>
      <w:tabs>
        <w:tab w:val="left" w:pos="2552"/>
      </w:tabs>
      <w:spacing w:before="120" w:after="60"/>
      <w:ind w:left="2495" w:hanging="1191"/>
    </w:pPr>
    <w:rPr>
      <w:rFonts w:ascii="Arial" w:hAnsi="Arial"/>
      <w:lang w:eastAsia="en-US"/>
    </w:rPr>
  </w:style>
  <w:style w:type="character" w:customStyle="1" w:styleId="HeadingChar">
    <w:name w:val="Heading Char"/>
    <w:link w:val="Heading"/>
    <w:rsid w:val="00EF1742"/>
    <w:rPr>
      <w:rFonts w:ascii="Arial" w:hAnsi="Arial"/>
      <w:b/>
      <w:sz w:val="22"/>
      <w:lang w:val="en-US" w:eastAsia="en-US" w:bidi="ar-SA"/>
    </w:rPr>
  </w:style>
  <w:style w:type="paragraph" w:styleId="TOC5">
    <w:name w:val="toc 5"/>
    <w:basedOn w:val="Normal"/>
    <w:next w:val="Normal"/>
    <w:autoRedefine/>
    <w:semiHidden/>
    <w:rsid w:val="000830ED"/>
    <w:pPr>
      <w:ind w:left="880"/>
    </w:pPr>
  </w:style>
  <w:style w:type="paragraph" w:styleId="TOC6">
    <w:name w:val="toc 6"/>
    <w:basedOn w:val="Normal"/>
    <w:next w:val="Normal"/>
    <w:autoRedefine/>
    <w:semiHidden/>
    <w:rsid w:val="000830ED"/>
    <w:pPr>
      <w:ind w:left="1100"/>
    </w:pPr>
  </w:style>
  <w:style w:type="paragraph" w:styleId="TOC7">
    <w:name w:val="toc 7"/>
    <w:basedOn w:val="Normal"/>
    <w:next w:val="Normal"/>
    <w:autoRedefine/>
    <w:semiHidden/>
    <w:rsid w:val="000830ED"/>
    <w:pPr>
      <w:ind w:left="1320"/>
    </w:pPr>
  </w:style>
  <w:style w:type="paragraph" w:styleId="TOC8">
    <w:name w:val="toc 8"/>
    <w:basedOn w:val="Normal"/>
    <w:next w:val="Normal"/>
    <w:autoRedefine/>
    <w:semiHidden/>
    <w:rsid w:val="000830ED"/>
    <w:pPr>
      <w:ind w:left="1540"/>
    </w:pPr>
  </w:style>
  <w:style w:type="paragraph" w:styleId="TOC9">
    <w:name w:val="toc 9"/>
    <w:basedOn w:val="Normal"/>
    <w:next w:val="Normal"/>
    <w:autoRedefine/>
    <w:semiHidden/>
    <w:rsid w:val="000830ED"/>
    <w:pPr>
      <w:ind w:left="1760"/>
    </w:pPr>
  </w:style>
  <w:style w:type="character" w:styleId="Hyperlink">
    <w:name w:val="Hyperlink"/>
    <w:uiPriority w:val="99"/>
    <w:rsid w:val="000830ED"/>
    <w:rPr>
      <w:color w:val="0000FF"/>
      <w:u w:val="single"/>
    </w:rPr>
  </w:style>
  <w:style w:type="table" w:styleId="TableGrid">
    <w:name w:val="Table Grid"/>
    <w:basedOn w:val="TableNormal"/>
    <w:rsid w:val="007802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465B5D"/>
    <w:rPr>
      <w:rFonts w:ascii="Tahoma" w:hAnsi="Tahoma" w:cs="Tahoma"/>
      <w:sz w:val="16"/>
      <w:szCs w:val="16"/>
    </w:rPr>
  </w:style>
  <w:style w:type="character" w:styleId="FootnoteReference">
    <w:name w:val="footnote reference"/>
    <w:semiHidden/>
    <w:rsid w:val="00CE4A81"/>
    <w:rPr>
      <w:vertAlign w:val="superscript"/>
    </w:rPr>
  </w:style>
  <w:style w:type="paragraph" w:styleId="ListParagraph">
    <w:name w:val="List Paragraph"/>
    <w:basedOn w:val="Normal"/>
    <w:uiPriority w:val="34"/>
    <w:qFormat/>
    <w:rsid w:val="007B66EA"/>
    <w:pPr>
      <w:ind w:left="720"/>
      <w:contextualSpacing/>
    </w:pPr>
    <w:rPr>
      <w:rFonts w:ascii="Times New Roman" w:hAnsi="Times New Roman"/>
      <w:sz w:val="24"/>
      <w:szCs w:val="24"/>
      <w:lang w:val="en-CA" w:eastAsia="en-CA"/>
    </w:rPr>
  </w:style>
  <w:style w:type="character" w:styleId="FollowedHyperlink">
    <w:name w:val="FollowedHyperlink"/>
    <w:rsid w:val="007B66EA"/>
    <w:rPr>
      <w:color w:val="800080"/>
      <w:u w:val="single"/>
    </w:rPr>
  </w:style>
  <w:style w:type="paragraph" w:styleId="EndnoteText">
    <w:name w:val="endnote text"/>
    <w:basedOn w:val="Normal"/>
    <w:link w:val="EndnoteTextChar"/>
    <w:rsid w:val="007B66EA"/>
    <w:rPr>
      <w:sz w:val="20"/>
    </w:rPr>
  </w:style>
  <w:style w:type="character" w:customStyle="1" w:styleId="EndnoteTextChar">
    <w:name w:val="Endnote Text Char"/>
    <w:link w:val="EndnoteText"/>
    <w:rsid w:val="007B66EA"/>
    <w:rPr>
      <w:rFonts w:ascii="Arial" w:hAnsi="Arial"/>
      <w:lang w:val="en-GB" w:eastAsia="en-US"/>
    </w:rPr>
  </w:style>
  <w:style w:type="character" w:styleId="EndnoteReference">
    <w:name w:val="endnote reference"/>
    <w:rsid w:val="007B66EA"/>
    <w:rPr>
      <w:vertAlign w:val="superscript"/>
    </w:rPr>
  </w:style>
  <w:style w:type="paragraph" w:styleId="TableofFigures">
    <w:name w:val="table of figures"/>
    <w:basedOn w:val="Normal"/>
    <w:next w:val="Normal"/>
    <w:uiPriority w:val="99"/>
    <w:rsid w:val="007B66EA"/>
  </w:style>
  <w:style w:type="paragraph" w:styleId="CommentText">
    <w:name w:val="annotation text"/>
    <w:basedOn w:val="Normal"/>
    <w:link w:val="CommentTextChar"/>
    <w:rsid w:val="007B66EA"/>
    <w:rPr>
      <w:sz w:val="20"/>
    </w:rPr>
  </w:style>
  <w:style w:type="character" w:customStyle="1" w:styleId="CommentTextChar">
    <w:name w:val="Comment Text Char"/>
    <w:link w:val="CommentText"/>
    <w:rsid w:val="007B66EA"/>
    <w:rPr>
      <w:rFonts w:ascii="Arial" w:hAnsi="Arial"/>
      <w:lang w:val="en-GB" w:eastAsia="en-US"/>
    </w:rPr>
  </w:style>
  <w:style w:type="character" w:styleId="CommentReference">
    <w:name w:val="annotation reference"/>
    <w:rsid w:val="007B66EA"/>
    <w:rPr>
      <w:sz w:val="16"/>
      <w:szCs w:val="16"/>
    </w:rPr>
  </w:style>
  <w:style w:type="paragraph" w:styleId="NormalWeb">
    <w:name w:val="Normal (Web)"/>
    <w:basedOn w:val="Normal"/>
    <w:uiPriority w:val="99"/>
    <w:unhideWhenUsed/>
    <w:rsid w:val="00AB50F4"/>
    <w:pPr>
      <w:spacing w:before="100" w:beforeAutospacing="1" w:after="100" w:afterAutospacing="1"/>
    </w:pPr>
    <w:rPr>
      <w:rFonts w:ascii="Times New Roman" w:eastAsia="Times New Roman" w:hAnsi="Times New Roman"/>
      <w:sz w:val="24"/>
      <w:szCs w:val="24"/>
      <w:lang w:val="en-US"/>
    </w:rPr>
  </w:style>
  <w:style w:type="character" w:customStyle="1" w:styleId="FootnoteTextChar">
    <w:name w:val="Footnote Text Char"/>
    <w:link w:val="FootnoteText"/>
    <w:semiHidden/>
    <w:rsid w:val="00054416"/>
    <w:rPr>
      <w:rFonts w:ascii="Arial" w:hAnsi="Arial"/>
      <w:lang w:val="en-US" w:eastAsia="en-US"/>
    </w:rPr>
  </w:style>
  <w:style w:type="paragraph" w:styleId="Revision">
    <w:name w:val="Revision"/>
    <w:hidden/>
    <w:uiPriority w:val="99"/>
    <w:semiHidden/>
    <w:rsid w:val="00CA1BF1"/>
    <w:rPr>
      <w:rFonts w:ascii="Arial" w:hAnsi="Arial"/>
      <w:sz w:val="22"/>
      <w:lang w:val="en-GB" w:eastAsia="en-US"/>
    </w:rPr>
  </w:style>
  <w:style w:type="character" w:customStyle="1" w:styleId="Heading1Char">
    <w:name w:val="Heading 1 Char"/>
    <w:aliases w:val="R1 Char,H1 Char,H11 Char,E1 Char,h1 Char,Head 1 (Chapter heading) Char,l1 Char,Titre§ Char,1 Char,Section Head Char,Section Heading Char,Level 1 Char,app heading 1 Char,Huvudrubrik Char,NMP Heading 1 Char,h11 Char,h12 Char,h13 Char"/>
    <w:link w:val="Heading1"/>
    <w:rsid w:val="00E82569"/>
    <w:rPr>
      <w:rFonts w:ascii="Arial" w:hAnsi="Arial"/>
      <w:b/>
      <w:kern w:val="28"/>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19609">
      <w:bodyDiv w:val="1"/>
      <w:marLeft w:val="0"/>
      <w:marRight w:val="0"/>
      <w:marTop w:val="0"/>
      <w:marBottom w:val="0"/>
      <w:divBdr>
        <w:top w:val="none" w:sz="0" w:space="0" w:color="auto"/>
        <w:left w:val="none" w:sz="0" w:space="0" w:color="auto"/>
        <w:bottom w:val="none" w:sz="0" w:space="0" w:color="auto"/>
        <w:right w:val="none" w:sz="0" w:space="0" w:color="auto"/>
      </w:divBdr>
    </w:div>
    <w:div w:id="201989027">
      <w:bodyDiv w:val="1"/>
      <w:marLeft w:val="0"/>
      <w:marRight w:val="0"/>
      <w:marTop w:val="0"/>
      <w:marBottom w:val="0"/>
      <w:divBdr>
        <w:top w:val="none" w:sz="0" w:space="0" w:color="auto"/>
        <w:left w:val="none" w:sz="0" w:space="0" w:color="auto"/>
        <w:bottom w:val="none" w:sz="0" w:space="0" w:color="auto"/>
        <w:right w:val="none" w:sz="0" w:space="0" w:color="auto"/>
      </w:divBdr>
    </w:div>
    <w:div w:id="447895870">
      <w:bodyDiv w:val="1"/>
      <w:marLeft w:val="0"/>
      <w:marRight w:val="0"/>
      <w:marTop w:val="0"/>
      <w:marBottom w:val="0"/>
      <w:divBdr>
        <w:top w:val="none" w:sz="0" w:space="0" w:color="auto"/>
        <w:left w:val="none" w:sz="0" w:space="0" w:color="auto"/>
        <w:bottom w:val="none" w:sz="0" w:space="0" w:color="auto"/>
        <w:right w:val="none" w:sz="0" w:space="0" w:color="auto"/>
      </w:divBdr>
    </w:div>
    <w:div w:id="766004783">
      <w:bodyDiv w:val="1"/>
      <w:marLeft w:val="0"/>
      <w:marRight w:val="0"/>
      <w:marTop w:val="0"/>
      <w:marBottom w:val="0"/>
      <w:divBdr>
        <w:top w:val="none" w:sz="0" w:space="0" w:color="auto"/>
        <w:left w:val="none" w:sz="0" w:space="0" w:color="auto"/>
        <w:bottom w:val="none" w:sz="0" w:space="0" w:color="auto"/>
        <w:right w:val="none" w:sz="0" w:space="0" w:color="auto"/>
      </w:divBdr>
    </w:div>
    <w:div w:id="987636235">
      <w:bodyDiv w:val="1"/>
      <w:marLeft w:val="0"/>
      <w:marRight w:val="0"/>
      <w:marTop w:val="0"/>
      <w:marBottom w:val="0"/>
      <w:divBdr>
        <w:top w:val="none" w:sz="0" w:space="0" w:color="auto"/>
        <w:left w:val="none" w:sz="0" w:space="0" w:color="auto"/>
        <w:bottom w:val="none" w:sz="0" w:space="0" w:color="auto"/>
        <w:right w:val="none" w:sz="0" w:space="0" w:color="auto"/>
      </w:divBdr>
    </w:div>
    <w:div w:id="1159230622">
      <w:bodyDiv w:val="1"/>
      <w:marLeft w:val="0"/>
      <w:marRight w:val="0"/>
      <w:marTop w:val="0"/>
      <w:marBottom w:val="0"/>
      <w:divBdr>
        <w:top w:val="none" w:sz="0" w:space="0" w:color="auto"/>
        <w:left w:val="none" w:sz="0" w:space="0" w:color="auto"/>
        <w:bottom w:val="none" w:sz="0" w:space="0" w:color="auto"/>
        <w:right w:val="none" w:sz="0" w:space="0" w:color="auto"/>
      </w:divBdr>
    </w:div>
    <w:div w:id="1291084591">
      <w:bodyDiv w:val="1"/>
      <w:marLeft w:val="0"/>
      <w:marRight w:val="0"/>
      <w:marTop w:val="0"/>
      <w:marBottom w:val="0"/>
      <w:divBdr>
        <w:top w:val="none" w:sz="0" w:space="0" w:color="auto"/>
        <w:left w:val="none" w:sz="0" w:space="0" w:color="auto"/>
        <w:bottom w:val="none" w:sz="0" w:space="0" w:color="auto"/>
        <w:right w:val="none" w:sz="0" w:space="0" w:color="auto"/>
      </w:divBdr>
    </w:div>
    <w:div w:id="1408187545">
      <w:bodyDiv w:val="1"/>
      <w:marLeft w:val="0"/>
      <w:marRight w:val="0"/>
      <w:marTop w:val="0"/>
      <w:marBottom w:val="0"/>
      <w:divBdr>
        <w:top w:val="none" w:sz="0" w:space="0" w:color="auto"/>
        <w:left w:val="none" w:sz="0" w:space="0" w:color="auto"/>
        <w:bottom w:val="none" w:sz="0" w:space="0" w:color="auto"/>
        <w:right w:val="none" w:sz="0" w:space="0" w:color="auto"/>
      </w:divBdr>
    </w:div>
    <w:div w:id="1571454478">
      <w:bodyDiv w:val="1"/>
      <w:marLeft w:val="0"/>
      <w:marRight w:val="0"/>
      <w:marTop w:val="0"/>
      <w:marBottom w:val="0"/>
      <w:divBdr>
        <w:top w:val="none" w:sz="0" w:space="0" w:color="auto"/>
        <w:left w:val="none" w:sz="0" w:space="0" w:color="auto"/>
        <w:bottom w:val="none" w:sz="0" w:space="0" w:color="auto"/>
        <w:right w:val="none" w:sz="0" w:space="0" w:color="auto"/>
      </w:divBdr>
    </w:div>
    <w:div w:id="1814374475">
      <w:bodyDiv w:val="1"/>
      <w:marLeft w:val="0"/>
      <w:marRight w:val="0"/>
      <w:marTop w:val="0"/>
      <w:marBottom w:val="0"/>
      <w:divBdr>
        <w:top w:val="none" w:sz="0" w:space="0" w:color="auto"/>
        <w:left w:val="none" w:sz="0" w:space="0" w:color="auto"/>
        <w:bottom w:val="none" w:sz="0" w:space="0" w:color="auto"/>
        <w:right w:val="none" w:sz="0" w:space="0" w:color="auto"/>
      </w:divBdr>
    </w:div>
    <w:div w:id="1886480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oleObject" Target="embeddings/oleObject4.bin"/><Relationship Id="rId42" Type="http://schemas.openxmlformats.org/officeDocument/2006/relationships/hyperlink" Target="http://erilink.ericsson.se/eridoc/erl/objectId/09004cff875e24ad?docno=3/0363-FCP1039983Uen&amp;action=current&amp;format=msw8" TargetMode="External"/><Relationship Id="rId47" Type="http://schemas.openxmlformats.org/officeDocument/2006/relationships/hyperlink" Target="https://erilink.ericsson.se/eridoc/erl/objectId/09004cff88a9b0d1?docno=3/15961-CNH1606510Uen&amp;action=current&amp;format=msw12me"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emf"/><Relationship Id="rId38" Type="http://schemas.openxmlformats.org/officeDocument/2006/relationships/image" Target="media/image27.emf"/><Relationship Id="rId46" Type="http://schemas.openxmlformats.org/officeDocument/2006/relationships/hyperlink" Target="https://erilink.ericsson.se/eridoc/erl/objectId/09004cff88b5b867?docno=4/15961-CNH1606510Uen&amp;action=current&amp;format=msw12"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0.png"/><Relationship Id="rId41" Type="http://schemas.openxmlformats.org/officeDocument/2006/relationships/hyperlink" Target="https://ericoll2.internal.ericsson.com/sites/radio_01/ra_radio/Training/_layouts/PowerPoint.aspx?PowerPointView=ReadingView&amp;PresentationId=/sites/radio_01/ra_radio/Training/Documents/TX%20module%20(WP%201186)/Tx-Branch-Control-Overview.ppt&amp;Source=https%3A%2F%2Fericoll2%2Einternal%2Eericsson%2Ecom%2Fsites%2Fradio%5F01%2Fra%5Fradio%2FTraining%2FDocuments%2FForms%2FAllItems%2Easpx%3FRootFolder%3D%252Fsites%252Fradio%255F01%252Fra%255Fradio%252FTraining%252FDocuments%252FTX%2520module%2520%2528WP%25201186%2529%26FolderCTID%3D0x012000140AE022FC5E674DB9E0B3E1FE734799%26View%3D%257b669DE334%2DED73%2D4423%2D9005%2DB4E974B874EE%257d&amp;DefaultItemOpen=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oleObject" Target="embeddings/oleObject3.bin"/><Relationship Id="rId37" Type="http://schemas.openxmlformats.org/officeDocument/2006/relationships/image" Target="media/image26.png"/><Relationship Id="rId40" Type="http://schemas.openxmlformats.org/officeDocument/2006/relationships/hyperlink" Target="https://lte-wiki.rnd.ki.sw.ericsson.se/mediawiki/index.php/File:Board_level_Radio_SW.ppt" TargetMode="External"/><Relationship Id="rId45" Type="http://schemas.openxmlformats.org/officeDocument/2006/relationships/hyperlink" Target="http://erilink.ericsson.se/eridoc/erl/objectId/09004cff86a78d8b?docno=2/10260-CSH109999Uen&amp;action=approved&amp;format=msw8"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hyperlink" Target="https://erilink.ericsson.se/eridoc/erl/objectId/09004cff872eb286?docno=2/10260-HRB105102/1Uen&amp;action=approved&amp;format=filemakerpro"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emf"/><Relationship Id="rId44" Type="http://schemas.openxmlformats.org/officeDocument/2006/relationships/hyperlink" Target="http://cdmweb.ericsson.se/WEBLINK/ViewDocs?DocumentName=1%2F10903-CRH1090526&amp;Latest=true"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hyperlink" Target="http://erilink.ericsson.se/eridoc/erl/objectId/09004cff8746886f?docno=EAB/FJB-07:0091Uen&amp;action=approved&amp;format=msw8" TargetMode="External"/><Relationship Id="rId48" Type="http://schemas.openxmlformats.org/officeDocument/2006/relationships/hyperlink" Target="https://erilink.ericsson.se/eridoc/erl/objectId/09004cff8912eb92?docno=24/0363-100/FCP1039665Uen&amp;action=current&amp;format=msw8" TargetMode="External"/><Relationship Id="rId8" Type="http://schemas.openxmlformats.org/officeDocument/2006/relationships/hyperlink" Target="http://erilink.ericsson.se/eridoc/erl/objectId/09004cff879c18ba?docno=&amp;action=current&amp;format=msw8" TargetMode="Externa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B8FDA2-14D0-4A7E-9392-A0CDCE9E6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18007</Words>
  <Characters>102645</Characters>
  <Application>Microsoft Office Word</Application>
  <DocSecurity>0</DocSecurity>
  <Lines>855</Lines>
  <Paragraphs>240</Paragraphs>
  <ScaleCrop>false</ScaleCrop>
  <HeadingPairs>
    <vt:vector size="2" baseType="variant">
      <vt:variant>
        <vt:lpstr>Title</vt:lpstr>
      </vt:variant>
      <vt:variant>
        <vt:i4>1</vt:i4>
      </vt:variant>
    </vt:vector>
  </HeadingPairs>
  <TitlesOfParts>
    <vt:vector size="1" baseType="lpstr">
      <vt:lpstr>Radio Application Architecture Description</vt:lpstr>
    </vt:vector>
  </TitlesOfParts>
  <Company>Ericsson</Company>
  <LinksUpToDate>false</LinksUpToDate>
  <CharactersWithSpaces>120412</CharactersWithSpaces>
  <SharedDoc>false</SharedDoc>
  <HLinks>
    <vt:vector size="372" baseType="variant">
      <vt:variant>
        <vt:i4>3211302</vt:i4>
      </vt:variant>
      <vt:variant>
        <vt:i4>663</vt:i4>
      </vt:variant>
      <vt:variant>
        <vt:i4>0</vt:i4>
      </vt:variant>
      <vt:variant>
        <vt:i4>5</vt:i4>
      </vt:variant>
      <vt:variant>
        <vt:lpwstr>https://erilink.ericsson.se/eridoc/erl/objectId/09004cff86a80b0d?docno=4/10260-HRB105700Uen&amp;action=current&amp;format=msw8</vt:lpwstr>
      </vt:variant>
      <vt:variant>
        <vt:lpwstr/>
      </vt:variant>
      <vt:variant>
        <vt:i4>1572867</vt:i4>
      </vt:variant>
      <vt:variant>
        <vt:i4>660</vt:i4>
      </vt:variant>
      <vt:variant>
        <vt:i4>0</vt:i4>
      </vt:variant>
      <vt:variant>
        <vt:i4>5</vt:i4>
      </vt:variant>
      <vt:variant>
        <vt:lpwstr>https://erilink.ericsson.se/eridoc/erl/objectId/09004cff872eb286?docno=2/10260-HRB105102/1Uen&amp;action=approved&amp;format=filemakerpro</vt:lpwstr>
      </vt:variant>
      <vt:variant>
        <vt:lpwstr/>
      </vt:variant>
      <vt:variant>
        <vt:i4>3539049</vt:i4>
      </vt:variant>
      <vt:variant>
        <vt:i4>657</vt:i4>
      </vt:variant>
      <vt:variant>
        <vt:i4>0</vt:i4>
      </vt:variant>
      <vt:variant>
        <vt:i4>5</vt:i4>
      </vt:variant>
      <vt:variant>
        <vt:lpwstr>https://erilink.ericsson.se/eridoc/erl/objectId/09004cff8912eb92?docno=24/0363-100/FCP1039665Uen&amp;action=current&amp;format=msw8</vt:lpwstr>
      </vt:variant>
      <vt:variant>
        <vt:lpwstr/>
      </vt:variant>
      <vt:variant>
        <vt:i4>4128822</vt:i4>
      </vt:variant>
      <vt:variant>
        <vt:i4>654</vt:i4>
      </vt:variant>
      <vt:variant>
        <vt:i4>0</vt:i4>
      </vt:variant>
      <vt:variant>
        <vt:i4>5</vt:i4>
      </vt:variant>
      <vt:variant>
        <vt:lpwstr>https://erilink.ericsson.se/eridoc/erl/objectId/09004cff88a9b0d1?docno=3/15961-CNH1606510Uen&amp;action=current&amp;format=msw12me</vt:lpwstr>
      </vt:variant>
      <vt:variant>
        <vt:lpwstr/>
      </vt:variant>
      <vt:variant>
        <vt:i4>6225930</vt:i4>
      </vt:variant>
      <vt:variant>
        <vt:i4>651</vt:i4>
      </vt:variant>
      <vt:variant>
        <vt:i4>0</vt:i4>
      </vt:variant>
      <vt:variant>
        <vt:i4>5</vt:i4>
      </vt:variant>
      <vt:variant>
        <vt:lpwstr>https://erilink.ericsson.se/eridoc/erl/objectId/09004cff88b5b867?docno=4/15961-CNH1606510Uen&amp;action=current&amp;format=msw12</vt:lpwstr>
      </vt:variant>
      <vt:variant>
        <vt:lpwstr/>
      </vt:variant>
      <vt:variant>
        <vt:i4>7929972</vt:i4>
      </vt:variant>
      <vt:variant>
        <vt:i4>648</vt:i4>
      </vt:variant>
      <vt:variant>
        <vt:i4>0</vt:i4>
      </vt:variant>
      <vt:variant>
        <vt:i4>5</vt:i4>
      </vt:variant>
      <vt:variant>
        <vt:lpwstr>http://erilink.ericsson.se/eridoc/erl/objectId/09004cff86a78d8b?docno=2/10260-CSH109999Uen&amp;action=approved&amp;format=msw8</vt:lpwstr>
      </vt:variant>
      <vt:variant>
        <vt:lpwstr/>
      </vt:variant>
      <vt:variant>
        <vt:i4>1572934</vt:i4>
      </vt:variant>
      <vt:variant>
        <vt:i4>645</vt:i4>
      </vt:variant>
      <vt:variant>
        <vt:i4>0</vt:i4>
      </vt:variant>
      <vt:variant>
        <vt:i4>5</vt:i4>
      </vt:variant>
      <vt:variant>
        <vt:lpwstr>http://cdmweb.ericsson.se/WEBLINK/ViewDocs?DocumentName=1%2F10903-CRH1090526&amp;Latest=true</vt:lpwstr>
      </vt:variant>
      <vt:variant>
        <vt:lpwstr/>
      </vt:variant>
      <vt:variant>
        <vt:i4>5439518</vt:i4>
      </vt:variant>
      <vt:variant>
        <vt:i4>642</vt:i4>
      </vt:variant>
      <vt:variant>
        <vt:i4>0</vt:i4>
      </vt:variant>
      <vt:variant>
        <vt:i4>5</vt:i4>
      </vt:variant>
      <vt:variant>
        <vt:lpwstr>http://erilink.ericsson.se/eridoc/erl/objectId/09004cff8746886f?docno=EAB/FJB-07:0091Uen&amp;action=approved&amp;format=msw8</vt:lpwstr>
      </vt:variant>
      <vt:variant>
        <vt:lpwstr/>
      </vt:variant>
      <vt:variant>
        <vt:i4>82</vt:i4>
      </vt:variant>
      <vt:variant>
        <vt:i4>639</vt:i4>
      </vt:variant>
      <vt:variant>
        <vt:i4>0</vt:i4>
      </vt:variant>
      <vt:variant>
        <vt:i4>5</vt:i4>
      </vt:variant>
      <vt:variant>
        <vt:lpwstr>http://erilink.ericsson.se/eridoc/erl/objectId/09004cff875e24ad?docno=3/0363-FCP1039983Uen&amp;action=current&amp;format=msw8</vt:lpwstr>
      </vt:variant>
      <vt:variant>
        <vt:lpwstr/>
      </vt:variant>
      <vt:variant>
        <vt:i4>8126545</vt:i4>
      </vt:variant>
      <vt:variant>
        <vt:i4>636</vt:i4>
      </vt:variant>
      <vt:variant>
        <vt:i4>0</vt:i4>
      </vt:variant>
      <vt:variant>
        <vt:i4>5</vt:i4>
      </vt:variant>
      <vt:variant>
        <vt:lpwstr>https://ericoll2.internal.ericsson.com/sites/radio_01/ra_radio/Training/_layouts/PowerPoint.aspx?PowerPointView=ReadingView&amp;PresentationId=/sites/radio_01/ra_radio/Training/Documents/TX%20module%20(WP%201186)/Tx-Branch-Control-Overview.ppt&amp;Source=https%3A%2F%2Fericoll2%2Einternal%2Eericsson%2Ecom%2Fsites%2Fradio%5F01%2Fra%5Fradio%2FTraining%2FDocuments%2FForms%2FAllItems%2Easpx%3FRootFolder%3D%252Fsites%252Fradio%255F01%252Fra%255Fradio%252FTraining%252FDocuments%252FTX%2520module%2520%2528WP%25201186%2529%26FolderCTID%3D0x012000140AE022FC5E674DB9E0B3E1FE734799%26View%3D%257b669DE334%2DED73%2D4423%2D9005%2DB4E974B874EE%257d&amp;DefaultItemOpen=1</vt:lpwstr>
      </vt:variant>
      <vt:variant>
        <vt:lpwstr/>
      </vt:variant>
      <vt:variant>
        <vt:i4>2293835</vt:i4>
      </vt:variant>
      <vt:variant>
        <vt:i4>633</vt:i4>
      </vt:variant>
      <vt:variant>
        <vt:i4>0</vt:i4>
      </vt:variant>
      <vt:variant>
        <vt:i4>5</vt:i4>
      </vt:variant>
      <vt:variant>
        <vt:lpwstr>https://lte-wiki.rnd.ki.sw.ericsson.se/mediawiki/index.php/File:Board_level_Radio_SW.ppt</vt:lpwstr>
      </vt:variant>
      <vt:variant>
        <vt:lpwstr/>
      </vt:variant>
      <vt:variant>
        <vt:i4>2031691</vt:i4>
      </vt:variant>
      <vt:variant>
        <vt:i4>306</vt:i4>
      </vt:variant>
      <vt:variant>
        <vt:i4>0</vt:i4>
      </vt:variant>
      <vt:variant>
        <vt:i4>5</vt:i4>
      </vt:variant>
      <vt:variant>
        <vt:lpwstr>http://erilink.ericsson.se/eridoc/erl/objectId/09004cff879c18ba?docno=&amp;action=current&amp;format=msw8</vt:lpwstr>
      </vt:variant>
      <vt:variant>
        <vt:lpwstr/>
      </vt:variant>
      <vt:variant>
        <vt:i4>1769529</vt:i4>
      </vt:variant>
      <vt:variant>
        <vt:i4>299</vt:i4>
      </vt:variant>
      <vt:variant>
        <vt:i4>0</vt:i4>
      </vt:variant>
      <vt:variant>
        <vt:i4>5</vt:i4>
      </vt:variant>
      <vt:variant>
        <vt:lpwstr/>
      </vt:variant>
      <vt:variant>
        <vt:lpwstr>_Toc38649757</vt:lpwstr>
      </vt:variant>
      <vt:variant>
        <vt:i4>1703993</vt:i4>
      </vt:variant>
      <vt:variant>
        <vt:i4>293</vt:i4>
      </vt:variant>
      <vt:variant>
        <vt:i4>0</vt:i4>
      </vt:variant>
      <vt:variant>
        <vt:i4>5</vt:i4>
      </vt:variant>
      <vt:variant>
        <vt:lpwstr/>
      </vt:variant>
      <vt:variant>
        <vt:lpwstr>_Toc38649756</vt:lpwstr>
      </vt:variant>
      <vt:variant>
        <vt:i4>1638457</vt:i4>
      </vt:variant>
      <vt:variant>
        <vt:i4>287</vt:i4>
      </vt:variant>
      <vt:variant>
        <vt:i4>0</vt:i4>
      </vt:variant>
      <vt:variant>
        <vt:i4>5</vt:i4>
      </vt:variant>
      <vt:variant>
        <vt:lpwstr/>
      </vt:variant>
      <vt:variant>
        <vt:lpwstr>_Toc38649755</vt:lpwstr>
      </vt:variant>
      <vt:variant>
        <vt:i4>1572921</vt:i4>
      </vt:variant>
      <vt:variant>
        <vt:i4>281</vt:i4>
      </vt:variant>
      <vt:variant>
        <vt:i4>0</vt:i4>
      </vt:variant>
      <vt:variant>
        <vt:i4>5</vt:i4>
      </vt:variant>
      <vt:variant>
        <vt:lpwstr/>
      </vt:variant>
      <vt:variant>
        <vt:lpwstr>_Toc38649754</vt:lpwstr>
      </vt:variant>
      <vt:variant>
        <vt:i4>2031673</vt:i4>
      </vt:variant>
      <vt:variant>
        <vt:i4>275</vt:i4>
      </vt:variant>
      <vt:variant>
        <vt:i4>0</vt:i4>
      </vt:variant>
      <vt:variant>
        <vt:i4>5</vt:i4>
      </vt:variant>
      <vt:variant>
        <vt:lpwstr/>
      </vt:variant>
      <vt:variant>
        <vt:lpwstr>_Toc38649753</vt:lpwstr>
      </vt:variant>
      <vt:variant>
        <vt:i4>1966137</vt:i4>
      </vt:variant>
      <vt:variant>
        <vt:i4>269</vt:i4>
      </vt:variant>
      <vt:variant>
        <vt:i4>0</vt:i4>
      </vt:variant>
      <vt:variant>
        <vt:i4>5</vt:i4>
      </vt:variant>
      <vt:variant>
        <vt:lpwstr/>
      </vt:variant>
      <vt:variant>
        <vt:lpwstr>_Toc38649752</vt:lpwstr>
      </vt:variant>
      <vt:variant>
        <vt:i4>1900601</vt:i4>
      </vt:variant>
      <vt:variant>
        <vt:i4>263</vt:i4>
      </vt:variant>
      <vt:variant>
        <vt:i4>0</vt:i4>
      </vt:variant>
      <vt:variant>
        <vt:i4>5</vt:i4>
      </vt:variant>
      <vt:variant>
        <vt:lpwstr/>
      </vt:variant>
      <vt:variant>
        <vt:lpwstr>_Toc38649751</vt:lpwstr>
      </vt:variant>
      <vt:variant>
        <vt:i4>1835065</vt:i4>
      </vt:variant>
      <vt:variant>
        <vt:i4>257</vt:i4>
      </vt:variant>
      <vt:variant>
        <vt:i4>0</vt:i4>
      </vt:variant>
      <vt:variant>
        <vt:i4>5</vt:i4>
      </vt:variant>
      <vt:variant>
        <vt:lpwstr/>
      </vt:variant>
      <vt:variant>
        <vt:lpwstr>_Toc38649750</vt:lpwstr>
      </vt:variant>
      <vt:variant>
        <vt:i4>1376312</vt:i4>
      </vt:variant>
      <vt:variant>
        <vt:i4>251</vt:i4>
      </vt:variant>
      <vt:variant>
        <vt:i4>0</vt:i4>
      </vt:variant>
      <vt:variant>
        <vt:i4>5</vt:i4>
      </vt:variant>
      <vt:variant>
        <vt:lpwstr/>
      </vt:variant>
      <vt:variant>
        <vt:lpwstr>_Toc38649749</vt:lpwstr>
      </vt:variant>
      <vt:variant>
        <vt:i4>1310776</vt:i4>
      </vt:variant>
      <vt:variant>
        <vt:i4>245</vt:i4>
      </vt:variant>
      <vt:variant>
        <vt:i4>0</vt:i4>
      </vt:variant>
      <vt:variant>
        <vt:i4>5</vt:i4>
      </vt:variant>
      <vt:variant>
        <vt:lpwstr/>
      </vt:variant>
      <vt:variant>
        <vt:lpwstr>_Toc38649748</vt:lpwstr>
      </vt:variant>
      <vt:variant>
        <vt:i4>1769528</vt:i4>
      </vt:variant>
      <vt:variant>
        <vt:i4>239</vt:i4>
      </vt:variant>
      <vt:variant>
        <vt:i4>0</vt:i4>
      </vt:variant>
      <vt:variant>
        <vt:i4>5</vt:i4>
      </vt:variant>
      <vt:variant>
        <vt:lpwstr/>
      </vt:variant>
      <vt:variant>
        <vt:lpwstr>_Toc38649747</vt:lpwstr>
      </vt:variant>
      <vt:variant>
        <vt:i4>1703992</vt:i4>
      </vt:variant>
      <vt:variant>
        <vt:i4>233</vt:i4>
      </vt:variant>
      <vt:variant>
        <vt:i4>0</vt:i4>
      </vt:variant>
      <vt:variant>
        <vt:i4>5</vt:i4>
      </vt:variant>
      <vt:variant>
        <vt:lpwstr/>
      </vt:variant>
      <vt:variant>
        <vt:lpwstr>_Toc38649746</vt:lpwstr>
      </vt:variant>
      <vt:variant>
        <vt:i4>1638456</vt:i4>
      </vt:variant>
      <vt:variant>
        <vt:i4>227</vt:i4>
      </vt:variant>
      <vt:variant>
        <vt:i4>0</vt:i4>
      </vt:variant>
      <vt:variant>
        <vt:i4>5</vt:i4>
      </vt:variant>
      <vt:variant>
        <vt:lpwstr/>
      </vt:variant>
      <vt:variant>
        <vt:lpwstr>_Toc38649745</vt:lpwstr>
      </vt:variant>
      <vt:variant>
        <vt:i4>1572920</vt:i4>
      </vt:variant>
      <vt:variant>
        <vt:i4>221</vt:i4>
      </vt:variant>
      <vt:variant>
        <vt:i4>0</vt:i4>
      </vt:variant>
      <vt:variant>
        <vt:i4>5</vt:i4>
      </vt:variant>
      <vt:variant>
        <vt:lpwstr/>
      </vt:variant>
      <vt:variant>
        <vt:lpwstr>_Toc38649744</vt:lpwstr>
      </vt:variant>
      <vt:variant>
        <vt:i4>2031672</vt:i4>
      </vt:variant>
      <vt:variant>
        <vt:i4>215</vt:i4>
      </vt:variant>
      <vt:variant>
        <vt:i4>0</vt:i4>
      </vt:variant>
      <vt:variant>
        <vt:i4>5</vt:i4>
      </vt:variant>
      <vt:variant>
        <vt:lpwstr/>
      </vt:variant>
      <vt:variant>
        <vt:lpwstr>_Toc38649743</vt:lpwstr>
      </vt:variant>
      <vt:variant>
        <vt:i4>1966136</vt:i4>
      </vt:variant>
      <vt:variant>
        <vt:i4>209</vt:i4>
      </vt:variant>
      <vt:variant>
        <vt:i4>0</vt:i4>
      </vt:variant>
      <vt:variant>
        <vt:i4>5</vt:i4>
      </vt:variant>
      <vt:variant>
        <vt:lpwstr/>
      </vt:variant>
      <vt:variant>
        <vt:lpwstr>_Toc38649742</vt:lpwstr>
      </vt:variant>
      <vt:variant>
        <vt:i4>1900600</vt:i4>
      </vt:variant>
      <vt:variant>
        <vt:i4>203</vt:i4>
      </vt:variant>
      <vt:variant>
        <vt:i4>0</vt:i4>
      </vt:variant>
      <vt:variant>
        <vt:i4>5</vt:i4>
      </vt:variant>
      <vt:variant>
        <vt:lpwstr/>
      </vt:variant>
      <vt:variant>
        <vt:lpwstr>_Toc38649741</vt:lpwstr>
      </vt:variant>
      <vt:variant>
        <vt:i4>1835064</vt:i4>
      </vt:variant>
      <vt:variant>
        <vt:i4>197</vt:i4>
      </vt:variant>
      <vt:variant>
        <vt:i4>0</vt:i4>
      </vt:variant>
      <vt:variant>
        <vt:i4>5</vt:i4>
      </vt:variant>
      <vt:variant>
        <vt:lpwstr/>
      </vt:variant>
      <vt:variant>
        <vt:lpwstr>_Toc38649740</vt:lpwstr>
      </vt:variant>
      <vt:variant>
        <vt:i4>1376319</vt:i4>
      </vt:variant>
      <vt:variant>
        <vt:i4>191</vt:i4>
      </vt:variant>
      <vt:variant>
        <vt:i4>0</vt:i4>
      </vt:variant>
      <vt:variant>
        <vt:i4>5</vt:i4>
      </vt:variant>
      <vt:variant>
        <vt:lpwstr/>
      </vt:variant>
      <vt:variant>
        <vt:lpwstr>_Toc38649739</vt:lpwstr>
      </vt:variant>
      <vt:variant>
        <vt:i4>1310783</vt:i4>
      </vt:variant>
      <vt:variant>
        <vt:i4>185</vt:i4>
      </vt:variant>
      <vt:variant>
        <vt:i4>0</vt:i4>
      </vt:variant>
      <vt:variant>
        <vt:i4>5</vt:i4>
      </vt:variant>
      <vt:variant>
        <vt:lpwstr/>
      </vt:variant>
      <vt:variant>
        <vt:lpwstr>_Toc38649738</vt:lpwstr>
      </vt:variant>
      <vt:variant>
        <vt:i4>1769535</vt:i4>
      </vt:variant>
      <vt:variant>
        <vt:i4>179</vt:i4>
      </vt:variant>
      <vt:variant>
        <vt:i4>0</vt:i4>
      </vt:variant>
      <vt:variant>
        <vt:i4>5</vt:i4>
      </vt:variant>
      <vt:variant>
        <vt:lpwstr/>
      </vt:variant>
      <vt:variant>
        <vt:lpwstr>_Toc38649737</vt:lpwstr>
      </vt:variant>
      <vt:variant>
        <vt:i4>1703999</vt:i4>
      </vt:variant>
      <vt:variant>
        <vt:i4>173</vt:i4>
      </vt:variant>
      <vt:variant>
        <vt:i4>0</vt:i4>
      </vt:variant>
      <vt:variant>
        <vt:i4>5</vt:i4>
      </vt:variant>
      <vt:variant>
        <vt:lpwstr/>
      </vt:variant>
      <vt:variant>
        <vt:lpwstr>_Toc38649736</vt:lpwstr>
      </vt:variant>
      <vt:variant>
        <vt:i4>1638463</vt:i4>
      </vt:variant>
      <vt:variant>
        <vt:i4>167</vt:i4>
      </vt:variant>
      <vt:variant>
        <vt:i4>0</vt:i4>
      </vt:variant>
      <vt:variant>
        <vt:i4>5</vt:i4>
      </vt:variant>
      <vt:variant>
        <vt:lpwstr/>
      </vt:variant>
      <vt:variant>
        <vt:lpwstr>_Toc38649735</vt:lpwstr>
      </vt:variant>
      <vt:variant>
        <vt:i4>1572927</vt:i4>
      </vt:variant>
      <vt:variant>
        <vt:i4>161</vt:i4>
      </vt:variant>
      <vt:variant>
        <vt:i4>0</vt:i4>
      </vt:variant>
      <vt:variant>
        <vt:i4>5</vt:i4>
      </vt:variant>
      <vt:variant>
        <vt:lpwstr/>
      </vt:variant>
      <vt:variant>
        <vt:lpwstr>_Toc38649734</vt:lpwstr>
      </vt:variant>
      <vt:variant>
        <vt:i4>2031679</vt:i4>
      </vt:variant>
      <vt:variant>
        <vt:i4>155</vt:i4>
      </vt:variant>
      <vt:variant>
        <vt:i4>0</vt:i4>
      </vt:variant>
      <vt:variant>
        <vt:i4>5</vt:i4>
      </vt:variant>
      <vt:variant>
        <vt:lpwstr/>
      </vt:variant>
      <vt:variant>
        <vt:lpwstr>_Toc38649733</vt:lpwstr>
      </vt:variant>
      <vt:variant>
        <vt:i4>1966143</vt:i4>
      </vt:variant>
      <vt:variant>
        <vt:i4>149</vt:i4>
      </vt:variant>
      <vt:variant>
        <vt:i4>0</vt:i4>
      </vt:variant>
      <vt:variant>
        <vt:i4>5</vt:i4>
      </vt:variant>
      <vt:variant>
        <vt:lpwstr/>
      </vt:variant>
      <vt:variant>
        <vt:lpwstr>_Toc38649732</vt:lpwstr>
      </vt:variant>
      <vt:variant>
        <vt:i4>1900607</vt:i4>
      </vt:variant>
      <vt:variant>
        <vt:i4>143</vt:i4>
      </vt:variant>
      <vt:variant>
        <vt:i4>0</vt:i4>
      </vt:variant>
      <vt:variant>
        <vt:i4>5</vt:i4>
      </vt:variant>
      <vt:variant>
        <vt:lpwstr/>
      </vt:variant>
      <vt:variant>
        <vt:lpwstr>_Toc38649731</vt:lpwstr>
      </vt:variant>
      <vt:variant>
        <vt:i4>1835071</vt:i4>
      </vt:variant>
      <vt:variant>
        <vt:i4>137</vt:i4>
      </vt:variant>
      <vt:variant>
        <vt:i4>0</vt:i4>
      </vt:variant>
      <vt:variant>
        <vt:i4>5</vt:i4>
      </vt:variant>
      <vt:variant>
        <vt:lpwstr/>
      </vt:variant>
      <vt:variant>
        <vt:lpwstr>_Toc38649730</vt:lpwstr>
      </vt:variant>
      <vt:variant>
        <vt:i4>1376318</vt:i4>
      </vt:variant>
      <vt:variant>
        <vt:i4>131</vt:i4>
      </vt:variant>
      <vt:variant>
        <vt:i4>0</vt:i4>
      </vt:variant>
      <vt:variant>
        <vt:i4>5</vt:i4>
      </vt:variant>
      <vt:variant>
        <vt:lpwstr/>
      </vt:variant>
      <vt:variant>
        <vt:lpwstr>_Toc38649729</vt:lpwstr>
      </vt:variant>
      <vt:variant>
        <vt:i4>1310782</vt:i4>
      </vt:variant>
      <vt:variant>
        <vt:i4>125</vt:i4>
      </vt:variant>
      <vt:variant>
        <vt:i4>0</vt:i4>
      </vt:variant>
      <vt:variant>
        <vt:i4>5</vt:i4>
      </vt:variant>
      <vt:variant>
        <vt:lpwstr/>
      </vt:variant>
      <vt:variant>
        <vt:lpwstr>_Toc38649728</vt:lpwstr>
      </vt:variant>
      <vt:variant>
        <vt:i4>1769534</vt:i4>
      </vt:variant>
      <vt:variant>
        <vt:i4>119</vt:i4>
      </vt:variant>
      <vt:variant>
        <vt:i4>0</vt:i4>
      </vt:variant>
      <vt:variant>
        <vt:i4>5</vt:i4>
      </vt:variant>
      <vt:variant>
        <vt:lpwstr/>
      </vt:variant>
      <vt:variant>
        <vt:lpwstr>_Toc38649727</vt:lpwstr>
      </vt:variant>
      <vt:variant>
        <vt:i4>1703998</vt:i4>
      </vt:variant>
      <vt:variant>
        <vt:i4>113</vt:i4>
      </vt:variant>
      <vt:variant>
        <vt:i4>0</vt:i4>
      </vt:variant>
      <vt:variant>
        <vt:i4>5</vt:i4>
      </vt:variant>
      <vt:variant>
        <vt:lpwstr/>
      </vt:variant>
      <vt:variant>
        <vt:lpwstr>_Toc38649726</vt:lpwstr>
      </vt:variant>
      <vt:variant>
        <vt:i4>1638462</vt:i4>
      </vt:variant>
      <vt:variant>
        <vt:i4>107</vt:i4>
      </vt:variant>
      <vt:variant>
        <vt:i4>0</vt:i4>
      </vt:variant>
      <vt:variant>
        <vt:i4>5</vt:i4>
      </vt:variant>
      <vt:variant>
        <vt:lpwstr/>
      </vt:variant>
      <vt:variant>
        <vt:lpwstr>_Toc38649725</vt:lpwstr>
      </vt:variant>
      <vt:variant>
        <vt:i4>1572926</vt:i4>
      </vt:variant>
      <vt:variant>
        <vt:i4>101</vt:i4>
      </vt:variant>
      <vt:variant>
        <vt:i4>0</vt:i4>
      </vt:variant>
      <vt:variant>
        <vt:i4>5</vt:i4>
      </vt:variant>
      <vt:variant>
        <vt:lpwstr/>
      </vt:variant>
      <vt:variant>
        <vt:lpwstr>_Toc38649724</vt:lpwstr>
      </vt:variant>
      <vt:variant>
        <vt:i4>2031678</vt:i4>
      </vt:variant>
      <vt:variant>
        <vt:i4>95</vt:i4>
      </vt:variant>
      <vt:variant>
        <vt:i4>0</vt:i4>
      </vt:variant>
      <vt:variant>
        <vt:i4>5</vt:i4>
      </vt:variant>
      <vt:variant>
        <vt:lpwstr/>
      </vt:variant>
      <vt:variant>
        <vt:lpwstr>_Toc38649723</vt:lpwstr>
      </vt:variant>
      <vt:variant>
        <vt:i4>1966142</vt:i4>
      </vt:variant>
      <vt:variant>
        <vt:i4>89</vt:i4>
      </vt:variant>
      <vt:variant>
        <vt:i4>0</vt:i4>
      </vt:variant>
      <vt:variant>
        <vt:i4>5</vt:i4>
      </vt:variant>
      <vt:variant>
        <vt:lpwstr/>
      </vt:variant>
      <vt:variant>
        <vt:lpwstr>_Toc38649722</vt:lpwstr>
      </vt:variant>
      <vt:variant>
        <vt:i4>1900606</vt:i4>
      </vt:variant>
      <vt:variant>
        <vt:i4>83</vt:i4>
      </vt:variant>
      <vt:variant>
        <vt:i4>0</vt:i4>
      </vt:variant>
      <vt:variant>
        <vt:i4>5</vt:i4>
      </vt:variant>
      <vt:variant>
        <vt:lpwstr/>
      </vt:variant>
      <vt:variant>
        <vt:lpwstr>_Toc38649721</vt:lpwstr>
      </vt:variant>
      <vt:variant>
        <vt:i4>1835070</vt:i4>
      </vt:variant>
      <vt:variant>
        <vt:i4>77</vt:i4>
      </vt:variant>
      <vt:variant>
        <vt:i4>0</vt:i4>
      </vt:variant>
      <vt:variant>
        <vt:i4>5</vt:i4>
      </vt:variant>
      <vt:variant>
        <vt:lpwstr/>
      </vt:variant>
      <vt:variant>
        <vt:lpwstr>_Toc38649720</vt:lpwstr>
      </vt:variant>
      <vt:variant>
        <vt:i4>1376317</vt:i4>
      </vt:variant>
      <vt:variant>
        <vt:i4>71</vt:i4>
      </vt:variant>
      <vt:variant>
        <vt:i4>0</vt:i4>
      </vt:variant>
      <vt:variant>
        <vt:i4>5</vt:i4>
      </vt:variant>
      <vt:variant>
        <vt:lpwstr/>
      </vt:variant>
      <vt:variant>
        <vt:lpwstr>_Toc38649719</vt:lpwstr>
      </vt:variant>
      <vt:variant>
        <vt:i4>1310781</vt:i4>
      </vt:variant>
      <vt:variant>
        <vt:i4>65</vt:i4>
      </vt:variant>
      <vt:variant>
        <vt:i4>0</vt:i4>
      </vt:variant>
      <vt:variant>
        <vt:i4>5</vt:i4>
      </vt:variant>
      <vt:variant>
        <vt:lpwstr/>
      </vt:variant>
      <vt:variant>
        <vt:lpwstr>_Toc38649718</vt:lpwstr>
      </vt:variant>
      <vt:variant>
        <vt:i4>1769533</vt:i4>
      </vt:variant>
      <vt:variant>
        <vt:i4>59</vt:i4>
      </vt:variant>
      <vt:variant>
        <vt:i4>0</vt:i4>
      </vt:variant>
      <vt:variant>
        <vt:i4>5</vt:i4>
      </vt:variant>
      <vt:variant>
        <vt:lpwstr/>
      </vt:variant>
      <vt:variant>
        <vt:lpwstr>_Toc38649717</vt:lpwstr>
      </vt:variant>
      <vt:variant>
        <vt:i4>1703997</vt:i4>
      </vt:variant>
      <vt:variant>
        <vt:i4>53</vt:i4>
      </vt:variant>
      <vt:variant>
        <vt:i4>0</vt:i4>
      </vt:variant>
      <vt:variant>
        <vt:i4>5</vt:i4>
      </vt:variant>
      <vt:variant>
        <vt:lpwstr/>
      </vt:variant>
      <vt:variant>
        <vt:lpwstr>_Toc38649716</vt:lpwstr>
      </vt:variant>
      <vt:variant>
        <vt:i4>1638461</vt:i4>
      </vt:variant>
      <vt:variant>
        <vt:i4>47</vt:i4>
      </vt:variant>
      <vt:variant>
        <vt:i4>0</vt:i4>
      </vt:variant>
      <vt:variant>
        <vt:i4>5</vt:i4>
      </vt:variant>
      <vt:variant>
        <vt:lpwstr/>
      </vt:variant>
      <vt:variant>
        <vt:lpwstr>_Toc38649715</vt:lpwstr>
      </vt:variant>
      <vt:variant>
        <vt:i4>1572925</vt:i4>
      </vt:variant>
      <vt:variant>
        <vt:i4>41</vt:i4>
      </vt:variant>
      <vt:variant>
        <vt:i4>0</vt:i4>
      </vt:variant>
      <vt:variant>
        <vt:i4>5</vt:i4>
      </vt:variant>
      <vt:variant>
        <vt:lpwstr/>
      </vt:variant>
      <vt:variant>
        <vt:lpwstr>_Toc38649714</vt:lpwstr>
      </vt:variant>
      <vt:variant>
        <vt:i4>2031677</vt:i4>
      </vt:variant>
      <vt:variant>
        <vt:i4>35</vt:i4>
      </vt:variant>
      <vt:variant>
        <vt:i4>0</vt:i4>
      </vt:variant>
      <vt:variant>
        <vt:i4>5</vt:i4>
      </vt:variant>
      <vt:variant>
        <vt:lpwstr/>
      </vt:variant>
      <vt:variant>
        <vt:lpwstr>_Toc38649713</vt:lpwstr>
      </vt:variant>
      <vt:variant>
        <vt:i4>1966141</vt:i4>
      </vt:variant>
      <vt:variant>
        <vt:i4>29</vt:i4>
      </vt:variant>
      <vt:variant>
        <vt:i4>0</vt:i4>
      </vt:variant>
      <vt:variant>
        <vt:i4>5</vt:i4>
      </vt:variant>
      <vt:variant>
        <vt:lpwstr/>
      </vt:variant>
      <vt:variant>
        <vt:lpwstr>_Toc38649712</vt:lpwstr>
      </vt:variant>
      <vt:variant>
        <vt:i4>1900605</vt:i4>
      </vt:variant>
      <vt:variant>
        <vt:i4>23</vt:i4>
      </vt:variant>
      <vt:variant>
        <vt:i4>0</vt:i4>
      </vt:variant>
      <vt:variant>
        <vt:i4>5</vt:i4>
      </vt:variant>
      <vt:variant>
        <vt:lpwstr/>
      </vt:variant>
      <vt:variant>
        <vt:lpwstr>_Toc38649711</vt:lpwstr>
      </vt:variant>
      <vt:variant>
        <vt:i4>1835069</vt:i4>
      </vt:variant>
      <vt:variant>
        <vt:i4>17</vt:i4>
      </vt:variant>
      <vt:variant>
        <vt:i4>0</vt:i4>
      </vt:variant>
      <vt:variant>
        <vt:i4>5</vt:i4>
      </vt:variant>
      <vt:variant>
        <vt:lpwstr/>
      </vt:variant>
      <vt:variant>
        <vt:lpwstr>_Toc38649710</vt:lpwstr>
      </vt:variant>
      <vt:variant>
        <vt:i4>1376316</vt:i4>
      </vt:variant>
      <vt:variant>
        <vt:i4>11</vt:i4>
      </vt:variant>
      <vt:variant>
        <vt:i4>0</vt:i4>
      </vt:variant>
      <vt:variant>
        <vt:i4>5</vt:i4>
      </vt:variant>
      <vt:variant>
        <vt:lpwstr/>
      </vt:variant>
      <vt:variant>
        <vt:lpwstr>_Toc38649709</vt:lpwstr>
      </vt:variant>
      <vt:variant>
        <vt:i4>1310780</vt:i4>
      </vt:variant>
      <vt:variant>
        <vt:i4>5</vt:i4>
      </vt:variant>
      <vt:variant>
        <vt:i4>0</vt:i4>
      </vt:variant>
      <vt:variant>
        <vt:i4>5</vt:i4>
      </vt:variant>
      <vt:variant>
        <vt:lpwstr/>
      </vt:variant>
      <vt:variant>
        <vt:lpwstr>_Toc38649708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Radio Application Architecture Description</dc:title>
  <dc:subject>Radio Application Architecture Description</dc:subject>
  <dc:creator>EMNDARS Anders Marklund O</dc:creator>
  <cp:keywords/>
  <dc:description>1/1551-CRH 109 0526 Uen_x000d_Rev PF1</dc:description>
  <cp:lastModifiedBy>Dengjun Lei</cp:lastModifiedBy>
  <cp:revision>3</cp:revision>
  <cp:lastPrinted>2015-06-16T05:22:00Z</cp:lastPrinted>
  <dcterms:created xsi:type="dcterms:W3CDTF">2020-09-18T02:15:00Z</dcterms:created>
  <dcterms:modified xsi:type="dcterms:W3CDTF">2020-09-18T02:15:00Z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curityClass">
    <vt:lpwstr>Ericsson Internal</vt:lpwstr>
  </property>
  <property fmtid="{D5CDD505-2E9C-101B-9397-08002B2CF9AE}" pid="3" name="DocName">
    <vt:lpwstr>DESCRIPTION</vt:lpwstr>
  </property>
  <property fmtid="{D5CDD505-2E9C-101B-9397-08002B2CF9AE}" pid="4" name="Prepared">
    <vt:lpwstr>ERAIHAL Ismat Halabi</vt:lpwstr>
  </property>
  <property fmtid="{D5CDD505-2E9C-101B-9397-08002B2CF9AE}" pid="5" name="DocNo">
    <vt:lpwstr>1/1551-CRH 109 0526 Uen</vt:lpwstr>
  </property>
  <property fmtid="{D5CDD505-2E9C-101B-9397-08002B2CF9AE}" pid="6" name="Revision">
    <vt:lpwstr>PF2</vt:lpwstr>
  </property>
  <property fmtid="{D5CDD505-2E9C-101B-9397-08002B2CF9AE}" pid="7" name="Checked">
    <vt:lpwstr/>
  </property>
  <property fmtid="{D5CDD505-2E9C-101B-9397-08002B2CF9AE}" pid="8" name="Title">
    <vt:lpwstr>Radio Application Architecture Description</vt:lpwstr>
  </property>
  <property fmtid="{D5CDD505-2E9C-101B-9397-08002B2CF9AE}" pid="9" name="Reference">
    <vt:lpwstr/>
  </property>
  <property fmtid="{D5CDD505-2E9C-101B-9397-08002B2CF9AE}" pid="10" name="Date">
    <vt:lpwstr>2020-04-24</vt:lpwstr>
  </property>
  <property fmtid="{D5CDD505-2E9C-101B-9397-08002B2CF9AE}" pid="11" name="Keyword">
    <vt:lpwstr/>
  </property>
  <property fmtid="{D5CDD505-2E9C-101B-9397-08002B2CF9AE}" pid="12" name="ApprovedBy">
    <vt:lpwstr/>
  </property>
  <property fmtid="{D5CDD505-2E9C-101B-9397-08002B2CF9AE}" pid="13" name="TemplateName">
    <vt:lpwstr>CXC 172 4735/1</vt:lpwstr>
  </property>
  <property fmtid="{D5CDD505-2E9C-101B-9397-08002B2CF9AE}" pid="14" name="TemplateVersion">
    <vt:lpwstr>R3A</vt:lpwstr>
  </property>
  <property fmtid="{D5CDD505-2E9C-101B-9397-08002B2CF9AE}" pid="15" name="DocumentType">
    <vt:lpwstr>StandardPortrait</vt:lpwstr>
  </property>
  <property fmtid="{D5CDD505-2E9C-101B-9397-08002B2CF9AE}" pid="16" name="Language">
    <vt:lpwstr>EnglishUS</vt:lpwstr>
  </property>
  <property fmtid="{D5CDD505-2E9C-101B-9397-08002B2CF9AE}" pid="17" name="FilePath">
    <vt:lpwstr>False</vt:lpwstr>
  </property>
  <property fmtid="{D5CDD505-2E9C-101B-9397-08002B2CF9AE}" pid="18" name="Information">
    <vt:lpwstr/>
  </property>
  <property fmtid="{D5CDD505-2E9C-101B-9397-08002B2CF9AE}" pid="19" name="Size">
    <vt:lpwstr>Standard</vt:lpwstr>
  </property>
  <property fmtid="{D5CDD505-2E9C-101B-9397-08002B2CF9AE}" pid="20" name="TemplateIdentity">
    <vt:lpwstr/>
  </property>
  <property fmtid="{D5CDD505-2E9C-101B-9397-08002B2CF9AE}" pid="21" name="TemplateID">
    <vt:lpwstr>False</vt:lpwstr>
  </property>
  <property fmtid="{D5CDD505-2E9C-101B-9397-08002B2CF9AE}" pid="22" name="x">
    <vt:lpwstr>0</vt:lpwstr>
  </property>
  <property fmtid="{D5CDD505-2E9C-101B-9397-08002B2CF9AE}" pid="23" name="AdmInfo">
    <vt:lpwstr>PA21;1</vt:lpwstr>
  </property>
  <property fmtid="{D5CDD505-2E9C-101B-9397-08002B2CF9AE}" pid="24" name="DocType">
    <vt:lpwstr> </vt:lpwstr>
  </property>
  <property fmtid="{D5CDD505-2E9C-101B-9397-08002B2CF9AE}" pid="25" name="BCategory">
    <vt:lpwstr> </vt:lpwstr>
  </property>
  <property fmtid="{D5CDD505-2E9C-101B-9397-08002B2CF9AE}" pid="26" name="BSubject">
    <vt:lpwstr> </vt:lpwstr>
  </property>
  <property fmtid="{D5CDD505-2E9C-101B-9397-08002B2CF9AE}" pid="27" name="ExtConf">
    <vt:lpwstr> </vt:lpwstr>
  </property>
</Properties>
</file>